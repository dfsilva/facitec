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860" w:rsidRPr="00DD52DC" w:rsidRDefault="0022565A" w:rsidP="00DD52DC">
      <w:pPr>
        <w:spacing w:line="240" w:lineRule="auto"/>
        <w:ind w:firstLine="0"/>
        <w:jc w:val="center"/>
        <w:rPr>
          <w:b/>
          <w:sz w:val="28"/>
          <w:szCs w:val="28"/>
        </w:rPr>
      </w:pPr>
      <w:r>
        <w:rPr>
          <w:b/>
          <w:sz w:val="28"/>
          <w:szCs w:val="28"/>
        </w:rPr>
        <w:t>FACITEC</w:t>
      </w:r>
    </w:p>
    <w:p w:rsidR="00E20860" w:rsidRPr="00DD52DC" w:rsidRDefault="00497F75" w:rsidP="00DD52DC">
      <w:pPr>
        <w:spacing w:line="240" w:lineRule="auto"/>
        <w:ind w:firstLine="0"/>
        <w:jc w:val="center"/>
        <w:rPr>
          <w:b/>
          <w:sz w:val="28"/>
          <w:szCs w:val="28"/>
        </w:rPr>
      </w:pPr>
      <w:r>
        <w:rPr>
          <w:b/>
          <w:sz w:val="28"/>
          <w:szCs w:val="28"/>
        </w:rPr>
        <w:t>DIEGO FERREIRA DA SILVA</w:t>
      </w:r>
    </w:p>
    <w:p w:rsidR="00E20860" w:rsidRDefault="00E20860" w:rsidP="001E22A7"/>
    <w:p w:rsidR="00E20860" w:rsidRDefault="00E20860" w:rsidP="001E22A7"/>
    <w:p w:rsidR="00E20860" w:rsidRDefault="00E20860" w:rsidP="001E22A7"/>
    <w:p w:rsidR="00650EF3" w:rsidRDefault="00650EF3" w:rsidP="001E22A7"/>
    <w:p w:rsidR="00E20860" w:rsidRDefault="00E20860" w:rsidP="001E22A7"/>
    <w:p w:rsidR="0038022C" w:rsidRDefault="0038022C" w:rsidP="001E22A7"/>
    <w:p w:rsidR="0038022C" w:rsidRDefault="0038022C" w:rsidP="001E22A7"/>
    <w:p w:rsidR="00E20860" w:rsidRDefault="00E20860" w:rsidP="001E22A7"/>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E20860" w:rsidRDefault="00205C12" w:rsidP="00DD52DC">
      <w:pPr>
        <w:spacing w:line="240" w:lineRule="auto"/>
        <w:ind w:firstLine="0"/>
        <w:jc w:val="center"/>
        <w:rPr>
          <w:b/>
          <w:sz w:val="28"/>
          <w:szCs w:val="28"/>
        </w:rPr>
      </w:pPr>
      <w:r>
        <w:rPr>
          <w:b/>
          <w:sz w:val="28"/>
          <w:szCs w:val="28"/>
        </w:rPr>
        <w:t>PROTÓTIPO DE APLICAÇÃO WEB MÓVEL UTILIZANDO</w:t>
      </w:r>
    </w:p>
    <w:p w:rsidR="00205C12" w:rsidRDefault="00205C12" w:rsidP="00DD52DC">
      <w:pPr>
        <w:spacing w:line="240" w:lineRule="auto"/>
        <w:ind w:firstLine="0"/>
        <w:jc w:val="center"/>
        <w:rPr>
          <w:b/>
          <w:sz w:val="28"/>
          <w:szCs w:val="28"/>
        </w:rPr>
      </w:pPr>
      <w:r>
        <w:rPr>
          <w:b/>
          <w:sz w:val="28"/>
          <w:szCs w:val="28"/>
        </w:rPr>
        <w:t xml:space="preserve">ARQUITETURA ORIENTADA A SERVIÇOS PARA </w:t>
      </w:r>
    </w:p>
    <w:p w:rsidR="00205C12" w:rsidRPr="00DD52DC" w:rsidRDefault="00205C12" w:rsidP="00DD52DC">
      <w:pPr>
        <w:spacing w:line="240" w:lineRule="auto"/>
        <w:ind w:firstLine="0"/>
        <w:jc w:val="center"/>
        <w:rPr>
          <w:b/>
          <w:sz w:val="28"/>
          <w:szCs w:val="28"/>
        </w:rPr>
      </w:pPr>
      <w:r>
        <w:rPr>
          <w:b/>
          <w:sz w:val="28"/>
          <w:szCs w:val="28"/>
        </w:rPr>
        <w:t>INTEGRAÇÃO DE DADOS EM SISTEMAS</w:t>
      </w:r>
    </w:p>
    <w:p w:rsidR="006347E2" w:rsidRDefault="006347E2" w:rsidP="001E22A7"/>
    <w:p w:rsidR="00E20860" w:rsidRDefault="00E20860" w:rsidP="001E22A7"/>
    <w:p w:rsidR="00E20860" w:rsidRDefault="00E20860" w:rsidP="001E22A7"/>
    <w:p w:rsidR="00DD52DC" w:rsidRDefault="00DD52DC" w:rsidP="001E22A7"/>
    <w:p w:rsidR="00E20860" w:rsidRDefault="00E20860" w:rsidP="001E22A7"/>
    <w:p w:rsidR="00E20860" w:rsidRDefault="00E20860" w:rsidP="001E22A7"/>
    <w:p w:rsidR="00E20860" w:rsidRDefault="00E20860"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6A7A54" w:rsidRDefault="006A7A54" w:rsidP="001E22A7"/>
    <w:p w:rsidR="006A7A54" w:rsidRDefault="006A7A54" w:rsidP="001E22A7"/>
    <w:p w:rsidR="006A7A54" w:rsidRDefault="006A7A54" w:rsidP="00205C12">
      <w:pPr>
        <w:ind w:firstLine="0"/>
      </w:pPr>
    </w:p>
    <w:p w:rsidR="006A7A54" w:rsidRDefault="006A7A54" w:rsidP="001E22A7"/>
    <w:p w:rsidR="000E2672" w:rsidRDefault="000E2672" w:rsidP="00650EF3">
      <w:pPr>
        <w:spacing w:line="240" w:lineRule="auto"/>
        <w:sectPr w:rsidR="000E2672" w:rsidSect="005C15AB">
          <w:footerReference w:type="default" r:id="rId9"/>
          <w:pgSz w:w="11906" w:h="16838"/>
          <w:pgMar w:top="1701" w:right="1134" w:bottom="1134" w:left="1701" w:header="709" w:footer="709" w:gutter="0"/>
          <w:cols w:space="708"/>
          <w:docGrid w:linePitch="360"/>
        </w:sectPr>
      </w:pPr>
    </w:p>
    <w:p w:rsidR="00650EF3" w:rsidRDefault="00650EF3" w:rsidP="00650EF3">
      <w:pPr>
        <w:spacing w:line="240" w:lineRule="auto"/>
      </w:pPr>
    </w:p>
    <w:p w:rsidR="00E20860" w:rsidRDefault="00254FDD" w:rsidP="00DD52DC">
      <w:pPr>
        <w:spacing w:line="240" w:lineRule="auto"/>
        <w:ind w:firstLine="0"/>
        <w:jc w:val="center"/>
      </w:pPr>
      <w:r>
        <w:t>Taguatinga, DF</w:t>
      </w:r>
    </w:p>
    <w:p w:rsidR="006A7A54" w:rsidRDefault="0022565A" w:rsidP="00205C12">
      <w:pPr>
        <w:spacing w:line="240" w:lineRule="auto"/>
        <w:ind w:firstLine="0"/>
        <w:jc w:val="center"/>
      </w:pPr>
      <w:r>
        <w:t>2012</w:t>
      </w:r>
    </w:p>
    <w:p w:rsidR="00E20860" w:rsidRPr="00BF0DC1" w:rsidRDefault="00497F75" w:rsidP="00BF0DC1">
      <w:pPr>
        <w:spacing w:line="240" w:lineRule="auto"/>
        <w:ind w:firstLine="0"/>
        <w:jc w:val="center"/>
        <w:rPr>
          <w:b/>
          <w:sz w:val="28"/>
        </w:rPr>
      </w:pPr>
      <w:r>
        <w:rPr>
          <w:b/>
          <w:sz w:val="28"/>
        </w:rPr>
        <w:lastRenderedPageBreak/>
        <w:t>DIEGO FERREIRA DA SILVA</w:t>
      </w:r>
    </w:p>
    <w:p w:rsidR="00E20860" w:rsidRDefault="00E20860" w:rsidP="001E22A7"/>
    <w:p w:rsidR="00E20860" w:rsidRDefault="00E20860" w:rsidP="001E22A7"/>
    <w:p w:rsidR="00E20860" w:rsidRDefault="00E20860" w:rsidP="001E22A7"/>
    <w:p w:rsidR="00E20860" w:rsidRDefault="00E20860" w:rsidP="001E22A7"/>
    <w:p w:rsidR="00D94059" w:rsidRDefault="00D94059" w:rsidP="001E22A7"/>
    <w:p w:rsidR="00D94059" w:rsidRDefault="00D94059" w:rsidP="001E22A7"/>
    <w:p w:rsidR="0038022C" w:rsidRDefault="0038022C" w:rsidP="001E22A7"/>
    <w:p w:rsidR="0038022C" w:rsidRDefault="0038022C" w:rsidP="001E22A7"/>
    <w:p w:rsidR="0038022C" w:rsidRDefault="0038022C" w:rsidP="001E22A7"/>
    <w:p w:rsidR="00E20860" w:rsidRDefault="00E20860" w:rsidP="001E22A7"/>
    <w:p w:rsidR="00205C12" w:rsidRDefault="00205C12" w:rsidP="00205C12">
      <w:pPr>
        <w:spacing w:line="240" w:lineRule="auto"/>
        <w:ind w:firstLine="0"/>
        <w:jc w:val="center"/>
        <w:rPr>
          <w:b/>
          <w:sz w:val="28"/>
          <w:szCs w:val="28"/>
        </w:rPr>
      </w:pPr>
      <w:r>
        <w:rPr>
          <w:b/>
          <w:sz w:val="28"/>
          <w:szCs w:val="28"/>
        </w:rPr>
        <w:t>PROTÓTIPO DE APLICAÇÃO WEB MÓVEL UTILIZANDO</w:t>
      </w:r>
    </w:p>
    <w:p w:rsidR="00205C12" w:rsidRDefault="00205C12" w:rsidP="00205C12">
      <w:pPr>
        <w:spacing w:line="240" w:lineRule="auto"/>
        <w:ind w:firstLine="0"/>
        <w:jc w:val="center"/>
        <w:rPr>
          <w:b/>
          <w:sz w:val="28"/>
          <w:szCs w:val="28"/>
        </w:rPr>
      </w:pPr>
      <w:r>
        <w:rPr>
          <w:b/>
          <w:sz w:val="28"/>
          <w:szCs w:val="28"/>
        </w:rPr>
        <w:t xml:space="preserve">ARQUITETURA ORIENTADA A SERVIÇOS PARA </w:t>
      </w:r>
    </w:p>
    <w:p w:rsidR="00E20860" w:rsidRDefault="00205C12" w:rsidP="00205C12">
      <w:r>
        <w:rPr>
          <w:b/>
          <w:sz w:val="28"/>
          <w:szCs w:val="28"/>
        </w:rPr>
        <w:t>INTEGRAÇÃO DE DADOS EM SISTEMAS</w:t>
      </w:r>
    </w:p>
    <w:p w:rsidR="0038022C" w:rsidRDefault="0038022C" w:rsidP="001E22A7"/>
    <w:p w:rsidR="00205C12" w:rsidRDefault="00205C12" w:rsidP="001E22A7"/>
    <w:p w:rsidR="00E20860" w:rsidRDefault="00A07EF9" w:rsidP="00650EF3">
      <w:pPr>
        <w:spacing w:line="240" w:lineRule="auto"/>
        <w:ind w:left="4536" w:firstLine="0"/>
      </w:pPr>
      <w:r>
        <w:t xml:space="preserve">Monografia apresentada à banca examinadora da Faculdade de Ciências Sociais e Tecnológicas – FACITEC, como parte dos requisitos para conclusão da pós-graduação no curso de Engenharia de Software, sob a orientação do Prof.(a) </w:t>
      </w:r>
      <w:r w:rsidR="00314FE9">
        <w:t>Robson</w:t>
      </w:r>
      <w:r w:rsidR="00205C12">
        <w:t xml:space="preserve"> de</w:t>
      </w:r>
      <w:r w:rsidR="00314FE9">
        <w:t xml:space="preserve"> </w:t>
      </w:r>
      <w:r w:rsidR="003565A1">
        <w:t>Oliveira Albuquerque, Doutor</w:t>
      </w:r>
      <w:r w:rsidR="00077A09">
        <w:t>.</w:t>
      </w:r>
    </w:p>
    <w:p w:rsidR="00E20860" w:rsidRDefault="00E20860" w:rsidP="001E22A7"/>
    <w:p w:rsidR="00650EF3" w:rsidRDefault="00650EF3" w:rsidP="001E22A7"/>
    <w:p w:rsidR="00E20860" w:rsidRDefault="00E20860"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E20860" w:rsidRDefault="00254FDD" w:rsidP="00BF0DC1">
      <w:pPr>
        <w:spacing w:line="240" w:lineRule="auto"/>
        <w:ind w:firstLine="0"/>
        <w:jc w:val="center"/>
      </w:pPr>
      <w:r>
        <w:t>Taguatinga, DF</w:t>
      </w:r>
    </w:p>
    <w:p w:rsidR="006347E2" w:rsidRDefault="00314FE9" w:rsidP="00BF0DC1">
      <w:pPr>
        <w:spacing w:line="240" w:lineRule="auto"/>
        <w:ind w:firstLine="0"/>
        <w:jc w:val="center"/>
      </w:pPr>
      <w:r>
        <w:t>2012</w:t>
      </w:r>
    </w:p>
    <w:p w:rsidR="00357EF4" w:rsidRDefault="006347E2" w:rsidP="00357EF4">
      <w:pPr>
        <w:spacing w:line="240" w:lineRule="auto"/>
        <w:ind w:firstLine="0"/>
        <w:jc w:val="center"/>
        <w:rPr>
          <w:b/>
          <w:sz w:val="28"/>
          <w:szCs w:val="28"/>
        </w:rPr>
      </w:pPr>
      <w:r>
        <w:br w:type="page"/>
      </w:r>
      <w:r w:rsidR="00497F75">
        <w:rPr>
          <w:b/>
          <w:sz w:val="28"/>
          <w:szCs w:val="28"/>
        </w:rPr>
        <w:lastRenderedPageBreak/>
        <w:t>DIEGO FERREIRA DA SILVA</w:t>
      </w:r>
    </w:p>
    <w:p w:rsidR="0038022C" w:rsidRDefault="0038022C" w:rsidP="00357EF4">
      <w:pPr>
        <w:spacing w:line="240" w:lineRule="auto"/>
        <w:ind w:firstLine="0"/>
        <w:jc w:val="center"/>
        <w:rPr>
          <w:b/>
          <w:sz w:val="28"/>
          <w:szCs w:val="28"/>
        </w:rPr>
      </w:pPr>
    </w:p>
    <w:p w:rsidR="006A7A54" w:rsidRDefault="006A7A54"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357EF4" w:rsidRDefault="00357EF4" w:rsidP="00357EF4">
      <w:pPr>
        <w:spacing w:line="240" w:lineRule="auto"/>
        <w:ind w:firstLine="0"/>
        <w:jc w:val="center"/>
        <w:rPr>
          <w:b/>
          <w:sz w:val="28"/>
          <w:szCs w:val="28"/>
        </w:rPr>
      </w:pPr>
    </w:p>
    <w:p w:rsidR="00205C12" w:rsidRDefault="00205C12" w:rsidP="00205C12">
      <w:pPr>
        <w:spacing w:line="240" w:lineRule="auto"/>
        <w:ind w:firstLine="0"/>
        <w:jc w:val="center"/>
        <w:rPr>
          <w:b/>
          <w:sz w:val="28"/>
          <w:szCs w:val="28"/>
        </w:rPr>
      </w:pPr>
      <w:r>
        <w:rPr>
          <w:b/>
          <w:sz w:val="28"/>
          <w:szCs w:val="28"/>
        </w:rPr>
        <w:t>PROTÓTIPO DE APLICAÇÃO WEB MÓVEL UTILIZANDO</w:t>
      </w:r>
    </w:p>
    <w:p w:rsidR="00205C12" w:rsidRDefault="00205C12" w:rsidP="00205C12">
      <w:pPr>
        <w:spacing w:line="240" w:lineRule="auto"/>
        <w:ind w:firstLine="0"/>
        <w:jc w:val="center"/>
        <w:rPr>
          <w:b/>
          <w:sz w:val="28"/>
          <w:szCs w:val="28"/>
        </w:rPr>
      </w:pPr>
      <w:r>
        <w:rPr>
          <w:b/>
          <w:sz w:val="28"/>
          <w:szCs w:val="28"/>
        </w:rPr>
        <w:t xml:space="preserve">ARQUITETURA ORIENTADA A SERVIÇOS PARA </w:t>
      </w:r>
    </w:p>
    <w:p w:rsidR="006347E2" w:rsidRDefault="00205C12" w:rsidP="00205C12">
      <w:pPr>
        <w:spacing w:line="240" w:lineRule="auto"/>
        <w:ind w:firstLine="0"/>
        <w:jc w:val="center"/>
      </w:pPr>
      <w:r>
        <w:rPr>
          <w:b/>
          <w:sz w:val="28"/>
          <w:szCs w:val="28"/>
        </w:rPr>
        <w:t>INTEGRAÇÃO DE DADOS EM SISTEMAS</w:t>
      </w:r>
    </w:p>
    <w:p w:rsidR="00D94059" w:rsidRDefault="00D94059" w:rsidP="0038022C">
      <w:pPr>
        <w:spacing w:line="240" w:lineRule="auto"/>
        <w:ind w:firstLine="0"/>
      </w:pPr>
    </w:p>
    <w:p w:rsidR="00D94059" w:rsidRDefault="00D94059" w:rsidP="0038022C">
      <w:pPr>
        <w:spacing w:line="240" w:lineRule="auto"/>
        <w:ind w:firstLine="0"/>
      </w:pPr>
    </w:p>
    <w:p w:rsidR="0038022C" w:rsidRDefault="0038022C" w:rsidP="0038022C">
      <w:pPr>
        <w:spacing w:line="240" w:lineRule="auto"/>
        <w:ind w:firstLine="0"/>
      </w:pPr>
    </w:p>
    <w:p w:rsidR="006A7A54" w:rsidRDefault="006A7A54" w:rsidP="0038022C">
      <w:pPr>
        <w:spacing w:line="240" w:lineRule="auto"/>
        <w:ind w:firstLine="0"/>
      </w:pPr>
    </w:p>
    <w:p w:rsidR="0095009B" w:rsidRDefault="0095009B" w:rsidP="00EE4C64">
      <w:pPr>
        <w:spacing w:line="240" w:lineRule="auto"/>
      </w:pPr>
    </w:p>
    <w:p w:rsidR="00A07EF9" w:rsidRDefault="00A07EF9" w:rsidP="00EE4C64">
      <w:pPr>
        <w:spacing w:line="240" w:lineRule="auto"/>
      </w:pPr>
    </w:p>
    <w:p w:rsidR="00A07EF9" w:rsidRDefault="00A07EF9" w:rsidP="00EE4C64">
      <w:pPr>
        <w:spacing w:line="240" w:lineRule="auto"/>
      </w:pPr>
    </w:p>
    <w:p w:rsidR="00A07EF9" w:rsidRDefault="00A07EF9" w:rsidP="00EE4C64">
      <w:pPr>
        <w:spacing w:line="240" w:lineRule="auto"/>
      </w:pPr>
    </w:p>
    <w:p w:rsidR="00A07EF9" w:rsidRDefault="00A07EF9" w:rsidP="00EE4C64">
      <w:pPr>
        <w:spacing w:line="240" w:lineRule="auto"/>
      </w:pPr>
    </w:p>
    <w:p w:rsidR="00314FE9" w:rsidRDefault="00254FDD" w:rsidP="00314FE9">
      <w:pPr>
        <w:spacing w:line="240" w:lineRule="auto"/>
        <w:ind w:left="4536" w:firstLine="0"/>
      </w:pPr>
      <w:r>
        <w:t>Monografia apresentada à banca examinadora</w:t>
      </w:r>
      <w:r w:rsidR="00314FE9">
        <w:t xml:space="preserve"> </w:t>
      </w:r>
      <w:r>
        <w:t>da Faculdade de Ciências Sociais e Tecnológicas – FACITEC,</w:t>
      </w:r>
      <w:r w:rsidR="00314FE9">
        <w:t xml:space="preserve"> como parte</w:t>
      </w:r>
      <w:r>
        <w:t xml:space="preserve"> dos requisitos para conclusão da</w:t>
      </w:r>
      <w:r w:rsidR="00314FE9">
        <w:t xml:space="preserve"> pós-graduação no curso de Engenharia de Software.</w:t>
      </w:r>
    </w:p>
    <w:p w:rsidR="00D94059" w:rsidRDefault="00D94059" w:rsidP="00EE4C64">
      <w:pPr>
        <w:spacing w:line="240" w:lineRule="auto"/>
        <w:ind w:left="4536" w:firstLine="0"/>
      </w:pPr>
    </w:p>
    <w:p w:rsidR="006347E2" w:rsidRDefault="006347E2" w:rsidP="00EE4C64">
      <w:pPr>
        <w:spacing w:line="240" w:lineRule="auto"/>
        <w:ind w:left="4536" w:firstLine="0"/>
      </w:pPr>
      <w:r>
        <w:t xml:space="preserve">Área de Concentração: </w:t>
      </w:r>
      <w:r w:rsidR="009E4439">
        <w:t>Arquitetura de Sistemas</w:t>
      </w:r>
    </w:p>
    <w:p w:rsidR="00DF4DB8" w:rsidRDefault="00DF4DB8" w:rsidP="001E22A7"/>
    <w:p w:rsidR="00D94059" w:rsidRDefault="00D94059" w:rsidP="001E22A7"/>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FD1D3C" w:rsidRDefault="00FD1D3C" w:rsidP="007E0C9F">
      <w:pPr>
        <w:spacing w:line="240" w:lineRule="auto"/>
        <w:ind w:firstLine="0"/>
        <w:jc w:val="center"/>
      </w:pPr>
    </w:p>
    <w:p w:rsidR="00D05D70" w:rsidRDefault="00D05D70" w:rsidP="007E0C9F">
      <w:pPr>
        <w:spacing w:line="240" w:lineRule="auto"/>
        <w:ind w:firstLine="0"/>
        <w:jc w:val="center"/>
      </w:pPr>
    </w:p>
    <w:p w:rsidR="00314FE9" w:rsidRDefault="00314FE9" w:rsidP="007E0C9F">
      <w:pPr>
        <w:spacing w:line="240" w:lineRule="auto"/>
        <w:ind w:firstLine="0"/>
        <w:jc w:val="center"/>
      </w:pPr>
    </w:p>
    <w:p w:rsidR="00314FE9" w:rsidRDefault="00314FE9" w:rsidP="007E0C9F">
      <w:pPr>
        <w:spacing w:line="240" w:lineRule="auto"/>
        <w:ind w:firstLine="0"/>
        <w:jc w:val="center"/>
      </w:pPr>
    </w:p>
    <w:p w:rsidR="00A07EF9" w:rsidRDefault="00A07EF9" w:rsidP="007E0C9F">
      <w:pPr>
        <w:spacing w:line="240" w:lineRule="auto"/>
        <w:ind w:firstLine="0"/>
        <w:jc w:val="center"/>
      </w:pPr>
    </w:p>
    <w:p w:rsidR="00A07EF9" w:rsidRDefault="00A07EF9" w:rsidP="00A07EF9">
      <w:pPr>
        <w:spacing w:line="240" w:lineRule="auto"/>
        <w:ind w:firstLine="0"/>
        <w:jc w:val="center"/>
      </w:pPr>
      <w:r>
        <w:t>Taguatinga, DF</w:t>
      </w:r>
    </w:p>
    <w:p w:rsidR="00A07EF9" w:rsidRDefault="00A07EF9" w:rsidP="00A07EF9">
      <w:pPr>
        <w:spacing w:line="240" w:lineRule="auto"/>
        <w:ind w:firstLine="0"/>
        <w:jc w:val="center"/>
      </w:pPr>
      <w:r>
        <w:t>2012</w:t>
      </w:r>
    </w:p>
    <w:p w:rsidR="00A07EF9" w:rsidRDefault="00A07EF9" w:rsidP="00A07EF9">
      <w:pPr>
        <w:spacing w:line="240" w:lineRule="auto"/>
        <w:ind w:firstLine="0"/>
        <w:jc w:val="center"/>
        <w:rPr>
          <w:b/>
          <w:sz w:val="28"/>
          <w:szCs w:val="28"/>
        </w:rPr>
      </w:pPr>
      <w:r>
        <w:rPr>
          <w:b/>
          <w:sz w:val="28"/>
          <w:szCs w:val="28"/>
        </w:rPr>
        <w:lastRenderedPageBreak/>
        <w:t>DIEGO FERREIRA DA SILVA</w:t>
      </w:r>
    </w:p>
    <w:p w:rsidR="00A07EF9" w:rsidRDefault="00A07EF9" w:rsidP="00A07EF9">
      <w:pPr>
        <w:spacing w:line="240" w:lineRule="auto"/>
        <w:ind w:firstLine="0"/>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r>
        <w:rPr>
          <w:b/>
          <w:sz w:val="28"/>
          <w:szCs w:val="28"/>
        </w:rPr>
        <w:t>PROTÓTIPO DE APLICAÇÃO WEB MÓVEL UTILIZANDO</w:t>
      </w:r>
    </w:p>
    <w:p w:rsidR="00A07EF9" w:rsidRDefault="00A07EF9" w:rsidP="00A07EF9">
      <w:pPr>
        <w:spacing w:line="240" w:lineRule="auto"/>
        <w:ind w:firstLine="0"/>
        <w:jc w:val="center"/>
        <w:rPr>
          <w:b/>
          <w:sz w:val="28"/>
          <w:szCs w:val="28"/>
        </w:rPr>
      </w:pPr>
      <w:r>
        <w:rPr>
          <w:b/>
          <w:sz w:val="28"/>
          <w:szCs w:val="28"/>
        </w:rPr>
        <w:t xml:space="preserve">ARQUITETURA ORIENTADA A SERVIÇOS PARA </w:t>
      </w:r>
    </w:p>
    <w:p w:rsidR="00A07EF9" w:rsidRDefault="00A07EF9" w:rsidP="00A07EF9">
      <w:pPr>
        <w:spacing w:line="240" w:lineRule="auto"/>
        <w:ind w:firstLine="0"/>
        <w:jc w:val="center"/>
      </w:pPr>
      <w:r>
        <w:rPr>
          <w:b/>
          <w:sz w:val="28"/>
          <w:szCs w:val="28"/>
        </w:rPr>
        <w:t>INTEGRAÇÃO DE DADOS EM SISTEMAS</w:t>
      </w: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pPr>
    </w:p>
    <w:p w:rsidR="00A07EF9" w:rsidRDefault="00A07EF9" w:rsidP="00A07EF9">
      <w:pPr>
        <w:spacing w:line="240" w:lineRule="auto"/>
        <w:ind w:left="4536" w:firstLine="0"/>
      </w:pPr>
      <w:r>
        <w:t>Monografia aprovada como parte dos requisitos para conclusão da pós-graduação no curso de Engenharia de Software pela Faculdade de Ciências Sociais e Tecnológicas – FACITEC. Banca examinadora:</w:t>
      </w:r>
    </w:p>
    <w:p w:rsidR="00A07EF9" w:rsidRDefault="00A07EF9" w:rsidP="00A07EF9">
      <w:pPr>
        <w:spacing w:line="240" w:lineRule="auto"/>
        <w:ind w:left="4536" w:firstLine="0"/>
      </w:pPr>
    </w:p>
    <w:p w:rsidR="00A07EF9" w:rsidRDefault="00A07EF9" w:rsidP="00A07EF9">
      <w:pPr>
        <w:spacing w:line="240" w:lineRule="auto"/>
        <w:ind w:left="4536" w:firstLine="0"/>
      </w:pPr>
    </w:p>
    <w:p w:rsidR="00D05D70" w:rsidRDefault="00A07EF9" w:rsidP="00A07EF9">
      <w:pPr>
        <w:spacing w:line="240" w:lineRule="auto"/>
        <w:ind w:firstLine="0"/>
        <w:jc w:val="center"/>
      </w:pPr>
      <w:r>
        <w:t>Taguatinga, DF, 28/07/2012</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r>
        <w:t>Prof. Dr.</w:t>
      </w:r>
      <w:r w:rsidR="00D74E06">
        <w:t>,</w:t>
      </w:r>
      <w:r>
        <w:t xml:space="preserve"> Robson de Oliveira Albuquerque</w:t>
      </w: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DF4DB8" w:rsidRPr="00B5029F" w:rsidRDefault="00DF4DB8" w:rsidP="00B5029F">
      <w:pPr>
        <w:ind w:firstLine="0"/>
        <w:rPr>
          <w:b/>
          <w:sz w:val="28"/>
        </w:rPr>
      </w:pPr>
      <w:r w:rsidRPr="00B5029F">
        <w:rPr>
          <w:b/>
          <w:sz w:val="28"/>
        </w:rPr>
        <w:lastRenderedPageBreak/>
        <w:t>Dedicatória</w:t>
      </w:r>
    </w:p>
    <w:p w:rsidR="00375CA9" w:rsidRDefault="00497F75" w:rsidP="00497F75">
      <w:pPr>
        <w:jc w:val="left"/>
      </w:pPr>
      <w:r>
        <w:t>A meus pais</w:t>
      </w:r>
      <w:r w:rsidR="001D1995">
        <w:t>, Marlucia Cândida da Silva e Osvaldo Ferreira Filho</w:t>
      </w:r>
      <w:r w:rsidR="006F7518">
        <w:t xml:space="preserve"> e minha namorada</w:t>
      </w:r>
      <w:r w:rsidR="001D1995">
        <w:t xml:space="preserve"> Mariana Araujo Alves</w:t>
      </w:r>
      <w:r>
        <w:t xml:space="preserve"> por todo apoio e compreensão nestes e outros momentos</w:t>
      </w:r>
      <w:r w:rsidR="006F7518">
        <w:t xml:space="preserve"> da minha vida.</w:t>
      </w: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375CA9" w:rsidRDefault="00375CA9" w:rsidP="00375CA9">
      <w:pPr>
        <w:jc w:val="right"/>
      </w:pPr>
    </w:p>
    <w:p w:rsidR="00375CA9" w:rsidRDefault="00375CA9" w:rsidP="00375CA9">
      <w:pPr>
        <w:jc w:val="right"/>
      </w:pPr>
    </w:p>
    <w:p w:rsidR="002437F1" w:rsidRDefault="002437F1" w:rsidP="00375CA9">
      <w:pPr>
        <w:jc w:val="right"/>
      </w:pPr>
    </w:p>
    <w:p w:rsidR="00257E28" w:rsidRDefault="00257E28" w:rsidP="00375CA9">
      <w:pPr>
        <w:jc w:val="right"/>
      </w:pPr>
    </w:p>
    <w:p w:rsidR="00DF4DB8" w:rsidRPr="00B5029F" w:rsidRDefault="00DF4DB8" w:rsidP="00B5029F">
      <w:pPr>
        <w:ind w:firstLine="0"/>
        <w:rPr>
          <w:b/>
          <w:sz w:val="28"/>
        </w:rPr>
      </w:pPr>
      <w:r w:rsidRPr="00B5029F">
        <w:rPr>
          <w:b/>
          <w:sz w:val="28"/>
        </w:rPr>
        <w:lastRenderedPageBreak/>
        <w:t>Agradecimentos</w:t>
      </w:r>
    </w:p>
    <w:p w:rsidR="002437F1" w:rsidRDefault="002437F1" w:rsidP="001E22A7"/>
    <w:p w:rsidR="00CC054B" w:rsidRDefault="006F7518" w:rsidP="002437F1">
      <w:pPr>
        <w:ind w:firstLine="0"/>
      </w:pPr>
      <w:r>
        <w:t>Quero agradecer a todos os professores em especial a</w:t>
      </w:r>
      <w:r w:rsidR="00314FE9">
        <w:t>o professor</w:t>
      </w:r>
      <w:r>
        <w:t xml:space="preserve"> </w:t>
      </w:r>
      <w:r w:rsidR="00314FE9">
        <w:t>Robson</w:t>
      </w:r>
      <w:r>
        <w:t xml:space="preserve"> pelo incentivo e paciência, a todos os amigos que fiz durante o curso</w:t>
      </w:r>
      <w:r w:rsidR="00CC054B">
        <w:t>, todos que de certa forma contribuíram para que chegasse até aqui.</w:t>
      </w:r>
    </w:p>
    <w:p w:rsidR="00DF4DB8" w:rsidRDefault="00CC054B" w:rsidP="002437F1">
      <w:pPr>
        <w:ind w:firstLine="0"/>
      </w:pPr>
      <w:r>
        <w:t>Obrigado.</w:t>
      </w:r>
      <w:r w:rsidR="006F7518">
        <w:t xml:space="preserve"> </w:t>
      </w:r>
      <w:r w:rsidR="00DF4DB8">
        <w:br w:type="page"/>
      </w:r>
    </w:p>
    <w:p w:rsidR="00DF4DB8" w:rsidRPr="00B5029F" w:rsidRDefault="00DF4DB8" w:rsidP="002003D4">
      <w:pPr>
        <w:spacing w:after="100" w:line="240" w:lineRule="auto"/>
        <w:ind w:firstLine="0"/>
        <w:rPr>
          <w:b/>
          <w:sz w:val="28"/>
        </w:rPr>
      </w:pPr>
      <w:r w:rsidRPr="00B5029F">
        <w:rPr>
          <w:b/>
          <w:sz w:val="28"/>
        </w:rPr>
        <w:lastRenderedPageBreak/>
        <w:t>Resumo</w:t>
      </w:r>
    </w:p>
    <w:p w:rsidR="00927841" w:rsidRDefault="00927841" w:rsidP="001E22A7"/>
    <w:p w:rsidR="00154E9C" w:rsidRDefault="00154E9C" w:rsidP="00154E9C">
      <w:r>
        <w:t>O</w:t>
      </w:r>
      <w:r w:rsidR="004C5AA0">
        <w:t>s</w:t>
      </w:r>
      <w:r>
        <w:t xml:space="preserve"> </w:t>
      </w:r>
      <w:r w:rsidR="004C5AA0">
        <w:t>profissionais</w:t>
      </w:r>
      <w:r>
        <w:t xml:space="preserve"> de </w:t>
      </w:r>
      <w:r w:rsidR="004C5AA0">
        <w:t>desenvolvimento de software estão</w:t>
      </w:r>
      <w:r>
        <w:t xml:space="preserve"> sempre em busca de novos recursos que proporcionem softwares de maior</w:t>
      </w:r>
      <w:r w:rsidR="00D33B6E">
        <w:t xml:space="preserve"> qualidade, com baixo custo e</w:t>
      </w:r>
      <w:r>
        <w:t xml:space="preserve"> fácil manutenção.</w:t>
      </w:r>
    </w:p>
    <w:p w:rsidR="00154E9C" w:rsidRDefault="00550B90" w:rsidP="00154E9C">
      <w:r>
        <w:t>Similar ao</w:t>
      </w:r>
      <w:r w:rsidR="00154E9C">
        <w:t xml:space="preserve"> que ocorreu com outros conceitos surgidos na computação, como </w:t>
      </w:r>
      <w:r w:rsidR="00E35FAD">
        <w:t>a Orientação a Objetos, existe</w:t>
      </w:r>
      <w:r w:rsidR="00154E9C">
        <w:t xml:space="preserve"> muitas pessoas apostando neste conceito como sendo a solução definitiva pa</w:t>
      </w:r>
      <w:r w:rsidR="00344C07">
        <w:t xml:space="preserve">ra os problemas encontrados na </w:t>
      </w:r>
      <w:r w:rsidR="00154E9C">
        <w:t>integração de sistemas.</w:t>
      </w:r>
    </w:p>
    <w:p w:rsidR="00154E9C" w:rsidRDefault="00154E9C" w:rsidP="00154E9C">
      <w:r>
        <w:t>Este est</w:t>
      </w:r>
      <w:r w:rsidR="001D1995">
        <w:t>udo procura</w:t>
      </w:r>
      <w:r>
        <w:t xml:space="preserve"> avaliar </w:t>
      </w:r>
      <w:r w:rsidR="00E35FAD">
        <w:t>a Arquitetura Orientada a Serviços</w:t>
      </w:r>
      <w:r>
        <w:t xml:space="preserve"> e os impactos causados por ele no mundo de desenvolvimento de software.</w:t>
      </w:r>
    </w:p>
    <w:p w:rsidR="001D1995" w:rsidRDefault="00E35FAD" w:rsidP="00DA07A9">
      <w:r>
        <w:t>Serão apresentados as principais metodologias utilizadas na integração de sistemas presentes no mercado, apontado seus pontos fortes e pontos fracos</w:t>
      </w:r>
      <w:r w:rsidR="001D1995">
        <w:t xml:space="preserve">. Foi feito um estudo sobre a Arquitetura Orientada a Serviços, demonstrando como ela funciona e quais os benefícios que ela traz para a engenharia de software. </w:t>
      </w:r>
      <w:r>
        <w:t>Será</w:t>
      </w:r>
      <w:r w:rsidR="001D1995">
        <w:t xml:space="preserve"> demonstrado como esta arquitetura trabalha</w:t>
      </w:r>
      <w:r>
        <w:t>,</w:t>
      </w:r>
      <w:r w:rsidR="001D1995">
        <w:t xml:space="preserve"> </w:t>
      </w:r>
      <w:r>
        <w:t xml:space="preserve">alguns de </w:t>
      </w:r>
      <w:r w:rsidR="001D1995">
        <w:t>seus protocolos</w:t>
      </w:r>
      <w:r>
        <w:t>,</w:t>
      </w:r>
      <w:r w:rsidR="001D1995">
        <w:t xml:space="preserve"> meio</w:t>
      </w:r>
      <w:r>
        <w:t>s</w:t>
      </w:r>
      <w:r w:rsidR="001D1995">
        <w:t xml:space="preserve"> de comunicação, quais a opções que os desenvolvedores tem em termos de tecnologia ao se utilizar esta arquitetura.</w:t>
      </w:r>
    </w:p>
    <w:p w:rsidR="001D1995" w:rsidRDefault="001D1995" w:rsidP="00DA07A9">
      <w:r>
        <w:t xml:space="preserve">Foi feito um estudo de caso na construção de um sistema que utiliza princípios apresentados na Arquitetura Orientada a Serviços. </w:t>
      </w:r>
    </w:p>
    <w:p w:rsidR="008F278D" w:rsidRPr="00DD6496" w:rsidRDefault="008F278D" w:rsidP="00DA07A9">
      <w:r>
        <w:t>O sistema desenvolvido possui a funcionalidade de controle de finanças pessoais, o sistema possui dois módulos, um módulo que atua no ambiente da internet e outro módulo feito para dispositivos móveis.</w:t>
      </w:r>
    </w:p>
    <w:p w:rsidR="00C770D7" w:rsidRDefault="00C770D7" w:rsidP="001E22A7"/>
    <w:p w:rsidR="00DF4DB8" w:rsidRDefault="00C770D7" w:rsidP="00C770D7">
      <w:pPr>
        <w:ind w:firstLine="0"/>
      </w:pPr>
      <w:r w:rsidRPr="004C5AA0">
        <w:t>Palavras chave:</w:t>
      </w:r>
      <w:r w:rsidR="00154E9C" w:rsidRPr="004C5AA0">
        <w:t xml:space="preserve"> SOA, Web Services, Engenharia de Software, Integração de Sistemas</w:t>
      </w:r>
      <w:r w:rsidR="00B445C1" w:rsidRPr="004C5AA0">
        <w:t>.</w:t>
      </w:r>
    </w:p>
    <w:p w:rsidR="003565A1" w:rsidRDefault="003565A1" w:rsidP="00C770D7">
      <w:pPr>
        <w:ind w:firstLine="0"/>
      </w:pPr>
    </w:p>
    <w:p w:rsidR="003565A1" w:rsidRDefault="003565A1" w:rsidP="00C770D7">
      <w:pPr>
        <w:ind w:firstLine="0"/>
      </w:pPr>
    </w:p>
    <w:p w:rsidR="003565A1" w:rsidRDefault="003565A1" w:rsidP="00C770D7">
      <w:pPr>
        <w:ind w:firstLine="0"/>
      </w:pPr>
    </w:p>
    <w:p w:rsidR="000B010F" w:rsidRDefault="000B010F" w:rsidP="00C770D7">
      <w:pPr>
        <w:ind w:firstLine="0"/>
      </w:pPr>
    </w:p>
    <w:p w:rsidR="000B010F" w:rsidRDefault="000B010F" w:rsidP="00C770D7">
      <w:pPr>
        <w:ind w:firstLine="0"/>
      </w:pPr>
    </w:p>
    <w:p w:rsidR="000B010F" w:rsidRDefault="000B010F" w:rsidP="00C770D7">
      <w:pPr>
        <w:ind w:firstLine="0"/>
      </w:pPr>
    </w:p>
    <w:p w:rsidR="008003C9" w:rsidRDefault="008003C9" w:rsidP="00C770D7">
      <w:pPr>
        <w:ind w:firstLine="0"/>
      </w:pPr>
    </w:p>
    <w:p w:rsidR="008003C9" w:rsidRDefault="008003C9" w:rsidP="00C770D7">
      <w:pPr>
        <w:ind w:firstLine="0"/>
      </w:pPr>
    </w:p>
    <w:p w:rsidR="008003C9" w:rsidRDefault="008003C9" w:rsidP="00C770D7">
      <w:pPr>
        <w:ind w:firstLine="0"/>
      </w:pPr>
    </w:p>
    <w:p w:rsidR="000B010F" w:rsidRPr="004C5AA0" w:rsidRDefault="000B010F" w:rsidP="00C770D7">
      <w:pPr>
        <w:ind w:firstLine="0"/>
      </w:pPr>
    </w:p>
    <w:p w:rsidR="00DF4DB8" w:rsidRDefault="00DF4DB8" w:rsidP="0072754C">
      <w:pPr>
        <w:ind w:firstLine="0"/>
        <w:rPr>
          <w:b/>
          <w:sz w:val="28"/>
          <w:lang w:val="en-US"/>
        </w:rPr>
      </w:pPr>
      <w:r w:rsidRPr="00700ED3">
        <w:rPr>
          <w:b/>
          <w:sz w:val="28"/>
          <w:lang w:val="en-US"/>
        </w:rPr>
        <w:lastRenderedPageBreak/>
        <w:t>Abstract</w:t>
      </w:r>
    </w:p>
    <w:p w:rsidR="004168CC" w:rsidRPr="00700ED3" w:rsidRDefault="004168CC" w:rsidP="0072754C">
      <w:pPr>
        <w:ind w:firstLine="0"/>
        <w:rPr>
          <w:b/>
          <w:sz w:val="28"/>
          <w:lang w:val="en-US"/>
        </w:rPr>
      </w:pPr>
    </w:p>
    <w:p w:rsidR="000B010F" w:rsidRPr="000B010F" w:rsidRDefault="000B010F" w:rsidP="000B010F">
      <w:pPr>
        <w:rPr>
          <w:lang w:val="en-US"/>
        </w:rPr>
      </w:pPr>
      <w:r w:rsidRPr="000B010F">
        <w:rPr>
          <w:lang w:val="en-US"/>
        </w:rPr>
        <w:t>The software development professionals are always looking for new features that deliver higher software quality, low cost and easy maintenance.</w:t>
      </w:r>
    </w:p>
    <w:p w:rsidR="000B010F" w:rsidRPr="000B010F" w:rsidRDefault="000B010F" w:rsidP="000B010F">
      <w:pPr>
        <w:rPr>
          <w:lang w:val="en-US"/>
        </w:rPr>
      </w:pPr>
      <w:r w:rsidRPr="000B010F">
        <w:rPr>
          <w:lang w:val="en-US"/>
        </w:rPr>
        <w:t>Similar to what happened with other concepts encountered in computing, such as Object Orientation, there is a lot of people betting on this concept as the ultimate solution to the problems encountered in systems integration.</w:t>
      </w:r>
    </w:p>
    <w:p w:rsidR="000B010F" w:rsidRPr="000B010F" w:rsidRDefault="000B010F" w:rsidP="000B010F">
      <w:pPr>
        <w:rPr>
          <w:lang w:val="en-US"/>
        </w:rPr>
      </w:pPr>
      <w:r w:rsidRPr="000B010F">
        <w:rPr>
          <w:lang w:val="en-US"/>
        </w:rPr>
        <w:t>This study evaluates the SOA and the impacts caused by the world of software development.</w:t>
      </w:r>
    </w:p>
    <w:p w:rsidR="000B010F" w:rsidRPr="000B010F" w:rsidRDefault="000B010F" w:rsidP="000B010F">
      <w:pPr>
        <w:rPr>
          <w:lang w:val="en-US"/>
        </w:rPr>
      </w:pPr>
      <w:r w:rsidRPr="000B010F">
        <w:rPr>
          <w:lang w:val="en-US"/>
        </w:rPr>
        <w:t>Will be presented the main methodologies used in systems integration in the market, pointed out their strengths and weaknesses. A study was made on the Service Oriented Architecture, demonstrating how it works and what benefits it brings to software engineering. It will be demonstrated how this architecture works, some of its protocols, the media, which the developers have options in terms of technology when using this architecture.</w:t>
      </w:r>
    </w:p>
    <w:p w:rsidR="000B010F" w:rsidRPr="000B010F" w:rsidRDefault="000B010F" w:rsidP="000B010F">
      <w:pPr>
        <w:rPr>
          <w:lang w:val="en-US"/>
        </w:rPr>
      </w:pPr>
      <w:r w:rsidRPr="000B010F">
        <w:rPr>
          <w:lang w:val="en-US"/>
        </w:rPr>
        <w:t>We conducted a case study in building a system that uses principles outlined in the SOA.</w:t>
      </w:r>
    </w:p>
    <w:p w:rsidR="00BD0476" w:rsidRPr="004168CC" w:rsidRDefault="000B010F" w:rsidP="000B010F">
      <w:pPr>
        <w:rPr>
          <w:lang w:val="en-US"/>
        </w:rPr>
      </w:pPr>
      <w:r w:rsidRPr="000B010F">
        <w:rPr>
          <w:lang w:val="en-US"/>
        </w:rPr>
        <w:t xml:space="preserve">The developed system has the functionality to control personal finances, the system has two modules, a module that operates in the Internet environment and another module made </w:t>
      </w:r>
      <w:r w:rsidRPr="000B010F">
        <w:rPr>
          <w:rFonts w:ascii="Cambria Math" w:hAnsi="Cambria Math" w:cs="Cambria Math"/>
          <w:lang w:val="en-US"/>
        </w:rPr>
        <w:t>​​</w:t>
      </w:r>
      <w:r w:rsidRPr="000B010F">
        <w:rPr>
          <w:lang w:val="en-US"/>
        </w:rPr>
        <w:t>for mobile devices.</w:t>
      </w:r>
    </w:p>
    <w:p w:rsidR="00BD0476" w:rsidRPr="004168CC" w:rsidRDefault="00BD0476" w:rsidP="00BD0476">
      <w:pPr>
        <w:rPr>
          <w:lang w:val="en-US"/>
        </w:rPr>
      </w:pPr>
    </w:p>
    <w:p w:rsidR="00DF4DB8" w:rsidRPr="004C5AA0" w:rsidRDefault="00BD0476" w:rsidP="00BD0476">
      <w:pPr>
        <w:ind w:firstLine="0"/>
        <w:rPr>
          <w:lang w:val="en-US"/>
        </w:rPr>
      </w:pPr>
      <w:r w:rsidRPr="004C5AA0">
        <w:rPr>
          <w:lang w:val="en-US"/>
        </w:rPr>
        <w:t>Keywords:</w:t>
      </w:r>
      <w:r w:rsidR="00D164E8" w:rsidRPr="004C5AA0">
        <w:rPr>
          <w:lang w:val="en-US"/>
        </w:rPr>
        <w:t xml:space="preserve"> SOA, Web Services, Software Engineering, Systems Integration.</w:t>
      </w:r>
      <w:r w:rsidR="00DF4DB8" w:rsidRPr="004C5AA0">
        <w:rPr>
          <w:lang w:val="en-US"/>
        </w:rPr>
        <w:br w:type="page"/>
      </w:r>
    </w:p>
    <w:p w:rsidR="00DF4DB8" w:rsidRDefault="00DF4DB8" w:rsidP="00D17280">
      <w:pPr>
        <w:ind w:firstLine="0"/>
        <w:jc w:val="center"/>
        <w:rPr>
          <w:b/>
          <w:sz w:val="28"/>
        </w:rPr>
      </w:pPr>
      <w:r w:rsidRPr="0072754C">
        <w:rPr>
          <w:b/>
          <w:sz w:val="28"/>
        </w:rPr>
        <w:lastRenderedPageBreak/>
        <w:t>LISTA DE FIGURAS</w:t>
      </w:r>
    </w:p>
    <w:p w:rsidR="00FE58F8" w:rsidRDefault="00A13190">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rsidR="00640DC8">
        <w:instrText xml:space="preserve"> TOC \h \z \c "Figura" </w:instrText>
      </w:r>
      <w:r>
        <w:fldChar w:fldCharType="separate"/>
      </w:r>
      <w:hyperlink w:anchor="_Toc332487291" w:history="1">
        <w:r w:rsidR="00FE58F8" w:rsidRPr="002023B3">
          <w:rPr>
            <w:rStyle w:val="Hyperlink"/>
            <w:noProof/>
          </w:rPr>
          <w:t>Figura 1 - Linguagens utilizadas no mercado.</w:t>
        </w:r>
        <w:r w:rsidR="00FE58F8">
          <w:rPr>
            <w:noProof/>
            <w:webHidden/>
          </w:rPr>
          <w:tab/>
        </w:r>
        <w:r w:rsidR="00FE58F8">
          <w:rPr>
            <w:noProof/>
            <w:webHidden/>
          </w:rPr>
          <w:fldChar w:fldCharType="begin"/>
        </w:r>
        <w:r w:rsidR="00FE58F8">
          <w:rPr>
            <w:noProof/>
            <w:webHidden/>
          </w:rPr>
          <w:instrText xml:space="preserve"> PAGEREF _Toc332487291 \h </w:instrText>
        </w:r>
        <w:r w:rsidR="00FE58F8">
          <w:rPr>
            <w:noProof/>
            <w:webHidden/>
          </w:rPr>
        </w:r>
        <w:r w:rsidR="00FE58F8">
          <w:rPr>
            <w:noProof/>
            <w:webHidden/>
          </w:rPr>
          <w:fldChar w:fldCharType="separate"/>
        </w:r>
        <w:r w:rsidR="00FE58F8">
          <w:rPr>
            <w:noProof/>
            <w:webHidden/>
          </w:rPr>
          <w:t>5</w:t>
        </w:r>
        <w:r w:rsidR="00FE58F8">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2" w:history="1">
        <w:r w:rsidRPr="002023B3">
          <w:rPr>
            <w:rStyle w:val="Hyperlink"/>
            <w:noProof/>
          </w:rPr>
          <w:t>Figura 2 - Exemplo de serviços de integração entre sistemas</w:t>
        </w:r>
        <w:r>
          <w:rPr>
            <w:noProof/>
            <w:webHidden/>
          </w:rPr>
          <w:tab/>
        </w:r>
        <w:r>
          <w:rPr>
            <w:noProof/>
            <w:webHidden/>
          </w:rPr>
          <w:fldChar w:fldCharType="begin"/>
        </w:r>
        <w:r>
          <w:rPr>
            <w:noProof/>
            <w:webHidden/>
          </w:rPr>
          <w:instrText xml:space="preserve"> PAGEREF _Toc332487292 \h </w:instrText>
        </w:r>
        <w:r>
          <w:rPr>
            <w:noProof/>
            <w:webHidden/>
          </w:rPr>
        </w:r>
        <w:r>
          <w:rPr>
            <w:noProof/>
            <w:webHidden/>
          </w:rPr>
          <w:fldChar w:fldCharType="separate"/>
        </w:r>
        <w:r>
          <w:rPr>
            <w:noProof/>
            <w:webHidden/>
          </w:rPr>
          <w:t>6</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3" w:history="1">
        <w:r w:rsidRPr="002023B3">
          <w:rPr>
            <w:rStyle w:val="Hyperlink"/>
            <w:noProof/>
          </w:rPr>
          <w:t>Figura 3 - Integração Via Socket TCP/UDP</w:t>
        </w:r>
        <w:r>
          <w:rPr>
            <w:noProof/>
            <w:webHidden/>
          </w:rPr>
          <w:tab/>
        </w:r>
        <w:r>
          <w:rPr>
            <w:noProof/>
            <w:webHidden/>
          </w:rPr>
          <w:fldChar w:fldCharType="begin"/>
        </w:r>
        <w:r>
          <w:rPr>
            <w:noProof/>
            <w:webHidden/>
          </w:rPr>
          <w:instrText xml:space="preserve"> PAGEREF _Toc332487293 \h </w:instrText>
        </w:r>
        <w:r>
          <w:rPr>
            <w:noProof/>
            <w:webHidden/>
          </w:rPr>
        </w:r>
        <w:r>
          <w:rPr>
            <w:noProof/>
            <w:webHidden/>
          </w:rPr>
          <w:fldChar w:fldCharType="separate"/>
        </w:r>
        <w:r>
          <w:rPr>
            <w:noProof/>
            <w:webHidden/>
          </w:rPr>
          <w:t>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4" w:history="1">
        <w:r w:rsidRPr="002023B3">
          <w:rPr>
            <w:rStyle w:val="Hyperlink"/>
            <w:noProof/>
          </w:rPr>
          <w:t>Figura 4 - Comportamento de requisição-resposta do HTTP</w:t>
        </w:r>
        <w:r>
          <w:rPr>
            <w:noProof/>
            <w:webHidden/>
          </w:rPr>
          <w:tab/>
        </w:r>
        <w:r>
          <w:rPr>
            <w:noProof/>
            <w:webHidden/>
          </w:rPr>
          <w:fldChar w:fldCharType="begin"/>
        </w:r>
        <w:r>
          <w:rPr>
            <w:noProof/>
            <w:webHidden/>
          </w:rPr>
          <w:instrText xml:space="preserve"> PAGEREF _Toc332487294 \h </w:instrText>
        </w:r>
        <w:r>
          <w:rPr>
            <w:noProof/>
            <w:webHidden/>
          </w:rPr>
        </w:r>
        <w:r>
          <w:rPr>
            <w:noProof/>
            <w:webHidden/>
          </w:rPr>
          <w:fldChar w:fldCharType="separate"/>
        </w:r>
        <w:r>
          <w:rPr>
            <w:noProof/>
            <w:webHidden/>
          </w:rPr>
          <w:t>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5" w:history="1">
        <w:r w:rsidRPr="002023B3">
          <w:rPr>
            <w:rStyle w:val="Hyperlink"/>
            <w:noProof/>
          </w:rPr>
          <w:t>Figura 5 - Requisição HTTP</w:t>
        </w:r>
        <w:r>
          <w:rPr>
            <w:noProof/>
            <w:webHidden/>
          </w:rPr>
          <w:tab/>
        </w:r>
        <w:r>
          <w:rPr>
            <w:noProof/>
            <w:webHidden/>
          </w:rPr>
          <w:fldChar w:fldCharType="begin"/>
        </w:r>
        <w:r>
          <w:rPr>
            <w:noProof/>
            <w:webHidden/>
          </w:rPr>
          <w:instrText xml:space="preserve"> PAGEREF _Toc332487295 \h </w:instrText>
        </w:r>
        <w:r>
          <w:rPr>
            <w:noProof/>
            <w:webHidden/>
          </w:rPr>
        </w:r>
        <w:r>
          <w:rPr>
            <w:noProof/>
            <w:webHidden/>
          </w:rPr>
          <w:fldChar w:fldCharType="separate"/>
        </w:r>
        <w:r>
          <w:rPr>
            <w:noProof/>
            <w:webHidden/>
          </w:rPr>
          <w:t>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6" w:history="1">
        <w:r w:rsidRPr="002023B3">
          <w:rPr>
            <w:rStyle w:val="Hyperlink"/>
            <w:noProof/>
          </w:rPr>
          <w:t>Figura 6 – Resposta HTTP</w:t>
        </w:r>
        <w:r>
          <w:rPr>
            <w:noProof/>
            <w:webHidden/>
          </w:rPr>
          <w:tab/>
        </w:r>
        <w:r>
          <w:rPr>
            <w:noProof/>
            <w:webHidden/>
          </w:rPr>
          <w:fldChar w:fldCharType="begin"/>
        </w:r>
        <w:r>
          <w:rPr>
            <w:noProof/>
            <w:webHidden/>
          </w:rPr>
          <w:instrText xml:space="preserve"> PAGEREF _Toc332487296 \h </w:instrText>
        </w:r>
        <w:r>
          <w:rPr>
            <w:noProof/>
            <w:webHidden/>
          </w:rPr>
        </w:r>
        <w:r>
          <w:rPr>
            <w:noProof/>
            <w:webHidden/>
          </w:rPr>
          <w:fldChar w:fldCharType="separate"/>
        </w:r>
        <w:r>
          <w:rPr>
            <w:noProof/>
            <w:webHidden/>
          </w:rPr>
          <w:t>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7" w:history="1">
        <w:r w:rsidRPr="002023B3">
          <w:rPr>
            <w:rStyle w:val="Hyperlink"/>
            <w:noProof/>
          </w:rPr>
          <w:t>Figura 7 – Integração Via Web Service</w:t>
        </w:r>
        <w:r>
          <w:rPr>
            <w:noProof/>
            <w:webHidden/>
          </w:rPr>
          <w:tab/>
        </w:r>
        <w:r>
          <w:rPr>
            <w:noProof/>
            <w:webHidden/>
          </w:rPr>
          <w:fldChar w:fldCharType="begin"/>
        </w:r>
        <w:r>
          <w:rPr>
            <w:noProof/>
            <w:webHidden/>
          </w:rPr>
          <w:instrText xml:space="preserve"> PAGEREF _Toc332487297 \h </w:instrText>
        </w:r>
        <w:r>
          <w:rPr>
            <w:noProof/>
            <w:webHidden/>
          </w:rPr>
        </w:r>
        <w:r>
          <w:rPr>
            <w:noProof/>
            <w:webHidden/>
          </w:rPr>
          <w:fldChar w:fldCharType="separate"/>
        </w:r>
        <w:r>
          <w:rPr>
            <w:noProof/>
            <w:webHidden/>
          </w:rPr>
          <w:t>10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8" w:history="1">
        <w:r w:rsidRPr="002023B3">
          <w:rPr>
            <w:rStyle w:val="Hyperlink"/>
            <w:noProof/>
          </w:rPr>
          <w:t>Figura 8 – Exemplo de uma arquitetura baseada em serviços</w:t>
        </w:r>
        <w:r>
          <w:rPr>
            <w:noProof/>
            <w:webHidden/>
          </w:rPr>
          <w:tab/>
        </w:r>
        <w:r>
          <w:rPr>
            <w:noProof/>
            <w:webHidden/>
          </w:rPr>
          <w:fldChar w:fldCharType="begin"/>
        </w:r>
        <w:r>
          <w:rPr>
            <w:noProof/>
            <w:webHidden/>
          </w:rPr>
          <w:instrText xml:space="preserve"> PAGEREF _Toc332487298 \h </w:instrText>
        </w:r>
        <w:r>
          <w:rPr>
            <w:noProof/>
            <w:webHidden/>
          </w:rPr>
        </w:r>
        <w:r>
          <w:rPr>
            <w:noProof/>
            <w:webHidden/>
          </w:rPr>
          <w:fldChar w:fldCharType="separate"/>
        </w:r>
        <w:r>
          <w:rPr>
            <w:noProof/>
            <w:webHidden/>
          </w:rPr>
          <w:t>15</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299" w:history="1">
        <w:r w:rsidRPr="002023B3">
          <w:rPr>
            <w:rStyle w:val="Hyperlink"/>
            <w:noProof/>
          </w:rPr>
          <w:t>Figura 9 – Mensagem Soap</w:t>
        </w:r>
        <w:r>
          <w:rPr>
            <w:noProof/>
            <w:webHidden/>
          </w:rPr>
          <w:tab/>
        </w:r>
        <w:r>
          <w:rPr>
            <w:noProof/>
            <w:webHidden/>
          </w:rPr>
          <w:fldChar w:fldCharType="begin"/>
        </w:r>
        <w:r>
          <w:rPr>
            <w:noProof/>
            <w:webHidden/>
          </w:rPr>
          <w:instrText xml:space="preserve"> PAGEREF _Toc332487299 \h </w:instrText>
        </w:r>
        <w:r>
          <w:rPr>
            <w:noProof/>
            <w:webHidden/>
          </w:rPr>
        </w:r>
        <w:r>
          <w:rPr>
            <w:noProof/>
            <w:webHidden/>
          </w:rPr>
          <w:fldChar w:fldCharType="separate"/>
        </w:r>
        <w:r>
          <w:rPr>
            <w:noProof/>
            <w:webHidden/>
          </w:rPr>
          <w:t>18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0" w:history="1">
        <w:r w:rsidRPr="002023B3">
          <w:rPr>
            <w:rStyle w:val="Hyperlink"/>
            <w:noProof/>
          </w:rPr>
          <w:t>Figura 10 – Troca de informações SOAP</w:t>
        </w:r>
        <w:r>
          <w:rPr>
            <w:noProof/>
            <w:webHidden/>
          </w:rPr>
          <w:tab/>
        </w:r>
        <w:r>
          <w:rPr>
            <w:noProof/>
            <w:webHidden/>
          </w:rPr>
          <w:fldChar w:fldCharType="begin"/>
        </w:r>
        <w:r>
          <w:rPr>
            <w:noProof/>
            <w:webHidden/>
          </w:rPr>
          <w:instrText xml:space="preserve"> PAGEREF _Toc332487300 \h </w:instrText>
        </w:r>
        <w:r>
          <w:rPr>
            <w:noProof/>
            <w:webHidden/>
          </w:rPr>
        </w:r>
        <w:r>
          <w:rPr>
            <w:noProof/>
            <w:webHidden/>
          </w:rPr>
          <w:fldChar w:fldCharType="separate"/>
        </w:r>
        <w:r>
          <w:rPr>
            <w:noProof/>
            <w:webHidden/>
          </w:rPr>
          <w:t>20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1" w:history="1">
        <w:r w:rsidRPr="002023B3">
          <w:rPr>
            <w:rStyle w:val="Hyperlink"/>
            <w:noProof/>
          </w:rPr>
          <w:t>Figura 11 - Resposta REST Serviço Consulta Aluno</w:t>
        </w:r>
        <w:r>
          <w:rPr>
            <w:noProof/>
            <w:webHidden/>
          </w:rPr>
          <w:tab/>
        </w:r>
        <w:r>
          <w:rPr>
            <w:noProof/>
            <w:webHidden/>
          </w:rPr>
          <w:fldChar w:fldCharType="begin"/>
        </w:r>
        <w:r>
          <w:rPr>
            <w:noProof/>
            <w:webHidden/>
          </w:rPr>
          <w:instrText xml:space="preserve"> PAGEREF _Toc332487301 \h </w:instrText>
        </w:r>
        <w:r>
          <w:rPr>
            <w:noProof/>
            <w:webHidden/>
          </w:rPr>
        </w:r>
        <w:r>
          <w:rPr>
            <w:noProof/>
            <w:webHidden/>
          </w:rPr>
          <w:fldChar w:fldCharType="separate"/>
        </w:r>
        <w:r>
          <w:rPr>
            <w:noProof/>
            <w:webHidden/>
          </w:rPr>
          <w:t>24</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2" w:history="1">
        <w:r w:rsidRPr="002023B3">
          <w:rPr>
            <w:rStyle w:val="Hyperlink"/>
            <w:noProof/>
          </w:rPr>
          <w:t>Figura 12 – Diagrama de casos de uso da aplicação Web</w:t>
        </w:r>
        <w:r>
          <w:rPr>
            <w:noProof/>
            <w:webHidden/>
          </w:rPr>
          <w:tab/>
        </w:r>
        <w:r>
          <w:rPr>
            <w:noProof/>
            <w:webHidden/>
          </w:rPr>
          <w:fldChar w:fldCharType="begin"/>
        </w:r>
        <w:r>
          <w:rPr>
            <w:noProof/>
            <w:webHidden/>
          </w:rPr>
          <w:instrText xml:space="preserve"> PAGEREF _Toc332487302 \h </w:instrText>
        </w:r>
        <w:r>
          <w:rPr>
            <w:noProof/>
            <w:webHidden/>
          </w:rPr>
        </w:r>
        <w:r>
          <w:rPr>
            <w:noProof/>
            <w:webHidden/>
          </w:rPr>
          <w:fldChar w:fldCharType="separate"/>
        </w:r>
        <w:r>
          <w:rPr>
            <w:noProof/>
            <w:webHidden/>
          </w:rPr>
          <w:t>29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3" w:history="1">
        <w:r w:rsidRPr="002023B3">
          <w:rPr>
            <w:rStyle w:val="Hyperlink"/>
            <w:noProof/>
          </w:rPr>
          <w:t>Figura 13 – Diagrama de casos de uso da aplicação Mobile</w:t>
        </w:r>
        <w:r>
          <w:rPr>
            <w:noProof/>
            <w:webHidden/>
          </w:rPr>
          <w:tab/>
        </w:r>
        <w:r>
          <w:rPr>
            <w:noProof/>
            <w:webHidden/>
          </w:rPr>
          <w:fldChar w:fldCharType="begin"/>
        </w:r>
        <w:r>
          <w:rPr>
            <w:noProof/>
            <w:webHidden/>
          </w:rPr>
          <w:instrText xml:space="preserve"> PAGEREF _Toc332487303 \h </w:instrText>
        </w:r>
        <w:r>
          <w:rPr>
            <w:noProof/>
            <w:webHidden/>
          </w:rPr>
        </w:r>
        <w:r>
          <w:rPr>
            <w:noProof/>
            <w:webHidden/>
          </w:rPr>
          <w:fldChar w:fldCharType="separate"/>
        </w:r>
        <w:r>
          <w:rPr>
            <w:noProof/>
            <w:webHidden/>
          </w:rPr>
          <w:t>30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4" w:history="1">
        <w:r w:rsidRPr="002023B3">
          <w:rPr>
            <w:rStyle w:val="Hyperlink"/>
            <w:noProof/>
          </w:rPr>
          <w:t xml:space="preserve">Figura 14 – Diagrama de classes do pacote </w:t>
        </w:r>
        <w:r w:rsidRPr="002023B3">
          <w:rPr>
            <w:rStyle w:val="Hyperlink"/>
            <w:i/>
            <w:noProof/>
          </w:rPr>
          <w:t>br.com.financialmobile.bb</w:t>
        </w:r>
        <w:r>
          <w:rPr>
            <w:noProof/>
            <w:webHidden/>
          </w:rPr>
          <w:tab/>
        </w:r>
        <w:r>
          <w:rPr>
            <w:noProof/>
            <w:webHidden/>
          </w:rPr>
          <w:fldChar w:fldCharType="begin"/>
        </w:r>
        <w:r>
          <w:rPr>
            <w:noProof/>
            <w:webHidden/>
          </w:rPr>
          <w:instrText xml:space="preserve"> PAGEREF _Toc332487304 \h </w:instrText>
        </w:r>
        <w:r>
          <w:rPr>
            <w:noProof/>
            <w:webHidden/>
          </w:rPr>
        </w:r>
        <w:r>
          <w:rPr>
            <w:noProof/>
            <w:webHidden/>
          </w:rPr>
          <w:fldChar w:fldCharType="separate"/>
        </w:r>
        <w:r>
          <w:rPr>
            <w:noProof/>
            <w:webHidden/>
          </w:rPr>
          <w:t>31</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5" w:history="1">
        <w:r w:rsidRPr="002023B3">
          <w:rPr>
            <w:rStyle w:val="Hyperlink"/>
            <w:noProof/>
          </w:rPr>
          <w:t xml:space="preserve">Figura 15 – Diagrama de classes do pacote </w:t>
        </w:r>
        <w:r w:rsidRPr="002023B3">
          <w:rPr>
            <w:rStyle w:val="Hyperlink"/>
            <w:i/>
            <w:noProof/>
          </w:rPr>
          <w:t>br.com.financialmobile.converter</w:t>
        </w:r>
        <w:r>
          <w:rPr>
            <w:noProof/>
            <w:webHidden/>
          </w:rPr>
          <w:tab/>
        </w:r>
        <w:r>
          <w:rPr>
            <w:noProof/>
            <w:webHidden/>
          </w:rPr>
          <w:fldChar w:fldCharType="begin"/>
        </w:r>
        <w:r>
          <w:rPr>
            <w:noProof/>
            <w:webHidden/>
          </w:rPr>
          <w:instrText xml:space="preserve"> PAGEREF _Toc332487305 \h </w:instrText>
        </w:r>
        <w:r>
          <w:rPr>
            <w:noProof/>
            <w:webHidden/>
          </w:rPr>
        </w:r>
        <w:r>
          <w:rPr>
            <w:noProof/>
            <w:webHidden/>
          </w:rPr>
          <w:fldChar w:fldCharType="separate"/>
        </w:r>
        <w:r>
          <w:rPr>
            <w:noProof/>
            <w:webHidden/>
          </w:rPr>
          <w:t>32</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6" w:history="1">
        <w:r w:rsidRPr="002023B3">
          <w:rPr>
            <w:rStyle w:val="Hyperlink"/>
            <w:noProof/>
          </w:rPr>
          <w:t xml:space="preserve">Figura 16 – Diagrama de classes do pacote </w:t>
        </w:r>
        <w:r w:rsidRPr="002023B3">
          <w:rPr>
            <w:rStyle w:val="Hyperlink"/>
            <w:i/>
            <w:noProof/>
          </w:rPr>
          <w:t>br.com.financialmobile.dao</w:t>
        </w:r>
        <w:r>
          <w:rPr>
            <w:noProof/>
            <w:webHidden/>
          </w:rPr>
          <w:tab/>
        </w:r>
        <w:r>
          <w:rPr>
            <w:noProof/>
            <w:webHidden/>
          </w:rPr>
          <w:fldChar w:fldCharType="begin"/>
        </w:r>
        <w:r>
          <w:rPr>
            <w:noProof/>
            <w:webHidden/>
          </w:rPr>
          <w:instrText xml:space="preserve"> PAGEREF _Toc332487306 \h </w:instrText>
        </w:r>
        <w:r>
          <w:rPr>
            <w:noProof/>
            <w:webHidden/>
          </w:rPr>
        </w:r>
        <w:r>
          <w:rPr>
            <w:noProof/>
            <w:webHidden/>
          </w:rPr>
          <w:fldChar w:fldCharType="separate"/>
        </w:r>
        <w:r>
          <w:rPr>
            <w:noProof/>
            <w:webHidden/>
          </w:rPr>
          <w:t>33</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7" w:history="1">
        <w:r w:rsidRPr="002023B3">
          <w:rPr>
            <w:rStyle w:val="Hyperlink"/>
            <w:noProof/>
          </w:rPr>
          <w:t xml:space="preserve">Figura 17 – Diagrama de classes do pacote </w:t>
        </w:r>
        <w:r w:rsidRPr="002023B3">
          <w:rPr>
            <w:rStyle w:val="Hyperlink"/>
            <w:i/>
            <w:noProof/>
          </w:rPr>
          <w:t>br.com.financialmobile.exceptions</w:t>
        </w:r>
        <w:r>
          <w:rPr>
            <w:noProof/>
            <w:webHidden/>
          </w:rPr>
          <w:tab/>
        </w:r>
        <w:r>
          <w:rPr>
            <w:noProof/>
            <w:webHidden/>
          </w:rPr>
          <w:fldChar w:fldCharType="begin"/>
        </w:r>
        <w:r>
          <w:rPr>
            <w:noProof/>
            <w:webHidden/>
          </w:rPr>
          <w:instrText xml:space="preserve"> PAGEREF _Toc332487307 \h </w:instrText>
        </w:r>
        <w:r>
          <w:rPr>
            <w:noProof/>
            <w:webHidden/>
          </w:rPr>
        </w:r>
        <w:r>
          <w:rPr>
            <w:noProof/>
            <w:webHidden/>
          </w:rPr>
          <w:fldChar w:fldCharType="separate"/>
        </w:r>
        <w:r>
          <w:rPr>
            <w:noProof/>
            <w:webHidden/>
          </w:rPr>
          <w:t>34</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8" w:history="1">
        <w:r w:rsidRPr="002023B3">
          <w:rPr>
            <w:rStyle w:val="Hyperlink"/>
            <w:noProof/>
          </w:rPr>
          <w:t xml:space="preserve">Figura 18 – Diagrama de classes do pacote </w:t>
        </w:r>
        <w:r w:rsidRPr="002023B3">
          <w:rPr>
            <w:rStyle w:val="Hyperlink"/>
            <w:i/>
            <w:noProof/>
          </w:rPr>
          <w:t>br.com.financialmobile.model</w:t>
        </w:r>
        <w:r>
          <w:rPr>
            <w:noProof/>
            <w:webHidden/>
          </w:rPr>
          <w:tab/>
        </w:r>
        <w:r>
          <w:rPr>
            <w:noProof/>
            <w:webHidden/>
          </w:rPr>
          <w:fldChar w:fldCharType="begin"/>
        </w:r>
        <w:r>
          <w:rPr>
            <w:noProof/>
            <w:webHidden/>
          </w:rPr>
          <w:instrText xml:space="preserve"> PAGEREF _Toc332487308 \h </w:instrText>
        </w:r>
        <w:r>
          <w:rPr>
            <w:noProof/>
            <w:webHidden/>
          </w:rPr>
        </w:r>
        <w:r>
          <w:rPr>
            <w:noProof/>
            <w:webHidden/>
          </w:rPr>
          <w:fldChar w:fldCharType="separate"/>
        </w:r>
        <w:r>
          <w:rPr>
            <w:noProof/>
            <w:webHidden/>
          </w:rPr>
          <w:t>34</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09" w:history="1">
        <w:r w:rsidRPr="002023B3">
          <w:rPr>
            <w:rStyle w:val="Hyperlink"/>
            <w:noProof/>
          </w:rPr>
          <w:t xml:space="preserve">Figura 19 – Diagrama de classes do pacote </w:t>
        </w:r>
        <w:r w:rsidRPr="002023B3">
          <w:rPr>
            <w:rStyle w:val="Hyperlink"/>
            <w:i/>
            <w:noProof/>
          </w:rPr>
          <w:t>br.com.financialmobile.model.to</w:t>
        </w:r>
        <w:r>
          <w:rPr>
            <w:noProof/>
            <w:webHidden/>
          </w:rPr>
          <w:tab/>
        </w:r>
        <w:r>
          <w:rPr>
            <w:noProof/>
            <w:webHidden/>
          </w:rPr>
          <w:fldChar w:fldCharType="begin"/>
        </w:r>
        <w:r>
          <w:rPr>
            <w:noProof/>
            <w:webHidden/>
          </w:rPr>
          <w:instrText xml:space="preserve"> PAGEREF _Toc332487309 \h </w:instrText>
        </w:r>
        <w:r>
          <w:rPr>
            <w:noProof/>
            <w:webHidden/>
          </w:rPr>
        </w:r>
        <w:r>
          <w:rPr>
            <w:noProof/>
            <w:webHidden/>
          </w:rPr>
          <w:fldChar w:fldCharType="separate"/>
        </w:r>
        <w:r>
          <w:rPr>
            <w:noProof/>
            <w:webHidden/>
          </w:rPr>
          <w:t>35</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0" w:history="1">
        <w:r w:rsidRPr="002023B3">
          <w:rPr>
            <w:rStyle w:val="Hyperlink"/>
            <w:noProof/>
          </w:rPr>
          <w:t xml:space="preserve">Figura 20 – Diagrama de classes do pacote </w:t>
        </w:r>
        <w:r w:rsidRPr="002023B3">
          <w:rPr>
            <w:rStyle w:val="Hyperlink"/>
            <w:i/>
            <w:noProof/>
          </w:rPr>
          <w:t>br.com.financialmobile.model.util</w:t>
        </w:r>
        <w:r>
          <w:rPr>
            <w:noProof/>
            <w:webHidden/>
          </w:rPr>
          <w:tab/>
        </w:r>
        <w:r>
          <w:rPr>
            <w:noProof/>
            <w:webHidden/>
          </w:rPr>
          <w:fldChar w:fldCharType="begin"/>
        </w:r>
        <w:r>
          <w:rPr>
            <w:noProof/>
            <w:webHidden/>
          </w:rPr>
          <w:instrText xml:space="preserve"> PAGEREF _Toc332487310 \h </w:instrText>
        </w:r>
        <w:r>
          <w:rPr>
            <w:noProof/>
            <w:webHidden/>
          </w:rPr>
        </w:r>
        <w:r>
          <w:rPr>
            <w:noProof/>
            <w:webHidden/>
          </w:rPr>
          <w:fldChar w:fldCharType="separate"/>
        </w:r>
        <w:r>
          <w:rPr>
            <w:noProof/>
            <w:webHidden/>
          </w:rPr>
          <w:t>35</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1" w:history="1">
        <w:r w:rsidRPr="002023B3">
          <w:rPr>
            <w:rStyle w:val="Hyperlink"/>
            <w:noProof/>
          </w:rPr>
          <w:t xml:space="preserve">Figura 21 – Diagrama de classes do pacote </w:t>
        </w:r>
        <w:r w:rsidRPr="002023B3">
          <w:rPr>
            <w:rStyle w:val="Hyperlink"/>
            <w:i/>
            <w:noProof/>
          </w:rPr>
          <w:t>br.com.financialmobile.security</w:t>
        </w:r>
        <w:r>
          <w:rPr>
            <w:noProof/>
            <w:webHidden/>
          </w:rPr>
          <w:tab/>
        </w:r>
        <w:r>
          <w:rPr>
            <w:noProof/>
            <w:webHidden/>
          </w:rPr>
          <w:fldChar w:fldCharType="begin"/>
        </w:r>
        <w:r>
          <w:rPr>
            <w:noProof/>
            <w:webHidden/>
          </w:rPr>
          <w:instrText xml:space="preserve"> PAGEREF _Toc332487311 \h </w:instrText>
        </w:r>
        <w:r>
          <w:rPr>
            <w:noProof/>
            <w:webHidden/>
          </w:rPr>
        </w:r>
        <w:r>
          <w:rPr>
            <w:noProof/>
            <w:webHidden/>
          </w:rPr>
          <w:fldChar w:fldCharType="separate"/>
        </w:r>
        <w:r>
          <w:rPr>
            <w:noProof/>
            <w:webHidden/>
          </w:rPr>
          <w:t>36</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2" w:history="1">
        <w:r w:rsidRPr="002023B3">
          <w:rPr>
            <w:rStyle w:val="Hyperlink"/>
            <w:noProof/>
          </w:rPr>
          <w:t xml:space="preserve">Figura 22 – Diagrama de classes do pacote </w:t>
        </w:r>
        <w:r w:rsidRPr="002023B3">
          <w:rPr>
            <w:rStyle w:val="Hyperlink"/>
            <w:i/>
            <w:noProof/>
          </w:rPr>
          <w:t>br.com.financialmobile.security.util</w:t>
        </w:r>
        <w:r>
          <w:rPr>
            <w:noProof/>
            <w:webHidden/>
          </w:rPr>
          <w:tab/>
        </w:r>
        <w:r>
          <w:rPr>
            <w:noProof/>
            <w:webHidden/>
          </w:rPr>
          <w:fldChar w:fldCharType="begin"/>
        </w:r>
        <w:r>
          <w:rPr>
            <w:noProof/>
            <w:webHidden/>
          </w:rPr>
          <w:instrText xml:space="preserve"> PAGEREF _Toc332487312 \h </w:instrText>
        </w:r>
        <w:r>
          <w:rPr>
            <w:noProof/>
            <w:webHidden/>
          </w:rPr>
        </w:r>
        <w:r>
          <w:rPr>
            <w:noProof/>
            <w:webHidden/>
          </w:rPr>
          <w:fldChar w:fldCharType="separate"/>
        </w:r>
        <w:r>
          <w:rPr>
            <w:noProof/>
            <w:webHidden/>
          </w:rPr>
          <w:t>36</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3" w:history="1">
        <w:r w:rsidRPr="002023B3">
          <w:rPr>
            <w:rStyle w:val="Hyperlink"/>
            <w:noProof/>
          </w:rPr>
          <w:t xml:space="preserve">Figura 23 – Diagrama de classes do pacote </w:t>
        </w:r>
        <w:r w:rsidRPr="002023B3">
          <w:rPr>
            <w:rStyle w:val="Hyperlink"/>
            <w:i/>
            <w:noProof/>
          </w:rPr>
          <w:t>br.com.financialmobile.service</w:t>
        </w:r>
        <w:r>
          <w:rPr>
            <w:noProof/>
            <w:webHidden/>
          </w:rPr>
          <w:tab/>
        </w:r>
        <w:r>
          <w:rPr>
            <w:noProof/>
            <w:webHidden/>
          </w:rPr>
          <w:fldChar w:fldCharType="begin"/>
        </w:r>
        <w:r>
          <w:rPr>
            <w:noProof/>
            <w:webHidden/>
          </w:rPr>
          <w:instrText xml:space="preserve"> PAGEREF _Toc332487313 \h </w:instrText>
        </w:r>
        <w:r>
          <w:rPr>
            <w:noProof/>
            <w:webHidden/>
          </w:rPr>
        </w:r>
        <w:r>
          <w:rPr>
            <w:noProof/>
            <w:webHidden/>
          </w:rPr>
          <w:fldChar w:fldCharType="separate"/>
        </w:r>
        <w:r>
          <w:rPr>
            <w:noProof/>
            <w:webHidden/>
          </w:rPr>
          <w:t>37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4" w:history="1">
        <w:r w:rsidRPr="002023B3">
          <w:rPr>
            <w:rStyle w:val="Hyperlink"/>
            <w:noProof/>
          </w:rPr>
          <w:t xml:space="preserve">Figura 24 – Diagrama de classes do pacote </w:t>
        </w:r>
        <w:r w:rsidRPr="002023B3">
          <w:rPr>
            <w:rStyle w:val="Hyperlink"/>
            <w:i/>
            <w:noProof/>
          </w:rPr>
          <w:t>br.com.financialmobile.servlets</w:t>
        </w:r>
        <w:r>
          <w:rPr>
            <w:noProof/>
            <w:webHidden/>
          </w:rPr>
          <w:tab/>
        </w:r>
        <w:r>
          <w:rPr>
            <w:noProof/>
            <w:webHidden/>
          </w:rPr>
          <w:fldChar w:fldCharType="begin"/>
        </w:r>
        <w:r>
          <w:rPr>
            <w:noProof/>
            <w:webHidden/>
          </w:rPr>
          <w:instrText xml:space="preserve"> PAGEREF _Toc332487314 \h </w:instrText>
        </w:r>
        <w:r>
          <w:rPr>
            <w:noProof/>
            <w:webHidden/>
          </w:rPr>
        </w:r>
        <w:r>
          <w:rPr>
            <w:noProof/>
            <w:webHidden/>
          </w:rPr>
          <w:fldChar w:fldCharType="separate"/>
        </w:r>
        <w:r>
          <w:rPr>
            <w:noProof/>
            <w:webHidden/>
          </w:rPr>
          <w:t>38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5" w:history="1">
        <w:r w:rsidRPr="002023B3">
          <w:rPr>
            <w:rStyle w:val="Hyperlink"/>
            <w:noProof/>
          </w:rPr>
          <w:t xml:space="preserve">Figura 25 – Diagrama de classes do pacote </w:t>
        </w:r>
        <w:r w:rsidRPr="002023B3">
          <w:rPr>
            <w:rStyle w:val="Hyperlink"/>
            <w:i/>
            <w:noProof/>
          </w:rPr>
          <w:t>br.com.financialmobile.servlets.xml.bean</w:t>
        </w:r>
        <w:r>
          <w:rPr>
            <w:noProof/>
            <w:webHidden/>
          </w:rPr>
          <w:tab/>
        </w:r>
        <w:r>
          <w:rPr>
            <w:noProof/>
            <w:webHidden/>
          </w:rPr>
          <w:fldChar w:fldCharType="begin"/>
        </w:r>
        <w:r>
          <w:rPr>
            <w:noProof/>
            <w:webHidden/>
          </w:rPr>
          <w:instrText xml:space="preserve"> PAGEREF _Toc332487315 \h </w:instrText>
        </w:r>
        <w:r>
          <w:rPr>
            <w:noProof/>
            <w:webHidden/>
          </w:rPr>
        </w:r>
        <w:r>
          <w:rPr>
            <w:noProof/>
            <w:webHidden/>
          </w:rPr>
          <w:fldChar w:fldCharType="separate"/>
        </w:r>
        <w:r>
          <w:rPr>
            <w:noProof/>
            <w:webHidden/>
          </w:rPr>
          <w:t>38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6" w:history="1">
        <w:r w:rsidRPr="002023B3">
          <w:rPr>
            <w:rStyle w:val="Hyperlink"/>
            <w:noProof/>
          </w:rPr>
          <w:t xml:space="preserve">Figura 26 – Diagrama de classes do pacote </w:t>
        </w:r>
        <w:r w:rsidRPr="002023B3">
          <w:rPr>
            <w:rStyle w:val="Hyperlink"/>
            <w:i/>
            <w:noProof/>
          </w:rPr>
          <w:t>br.com.financialmobile.util</w:t>
        </w:r>
        <w:r>
          <w:rPr>
            <w:noProof/>
            <w:webHidden/>
          </w:rPr>
          <w:tab/>
        </w:r>
        <w:r>
          <w:rPr>
            <w:noProof/>
            <w:webHidden/>
          </w:rPr>
          <w:fldChar w:fldCharType="begin"/>
        </w:r>
        <w:r>
          <w:rPr>
            <w:noProof/>
            <w:webHidden/>
          </w:rPr>
          <w:instrText xml:space="preserve"> PAGEREF _Toc332487316 \h </w:instrText>
        </w:r>
        <w:r>
          <w:rPr>
            <w:noProof/>
            <w:webHidden/>
          </w:rPr>
        </w:r>
        <w:r>
          <w:rPr>
            <w:noProof/>
            <w:webHidden/>
          </w:rPr>
          <w:fldChar w:fldCharType="separate"/>
        </w:r>
        <w:r>
          <w:rPr>
            <w:noProof/>
            <w:webHidden/>
          </w:rPr>
          <w:t>39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7" w:history="1">
        <w:r w:rsidRPr="002023B3">
          <w:rPr>
            <w:rStyle w:val="Hyperlink"/>
            <w:noProof/>
          </w:rPr>
          <w:t xml:space="preserve">Figura 27 – Diagrama de classes do pacote </w:t>
        </w:r>
        <w:r w:rsidRPr="002023B3">
          <w:rPr>
            <w:rStyle w:val="Hyperlink"/>
            <w:i/>
            <w:noProof/>
          </w:rPr>
          <w:t>br.com.financialmobile.webservices</w:t>
        </w:r>
        <w:r>
          <w:rPr>
            <w:noProof/>
            <w:webHidden/>
          </w:rPr>
          <w:tab/>
        </w:r>
        <w:r>
          <w:rPr>
            <w:noProof/>
            <w:webHidden/>
          </w:rPr>
          <w:fldChar w:fldCharType="begin"/>
        </w:r>
        <w:r>
          <w:rPr>
            <w:noProof/>
            <w:webHidden/>
          </w:rPr>
          <w:instrText xml:space="preserve"> PAGEREF _Toc332487317 \h </w:instrText>
        </w:r>
        <w:r>
          <w:rPr>
            <w:noProof/>
            <w:webHidden/>
          </w:rPr>
        </w:r>
        <w:r>
          <w:rPr>
            <w:noProof/>
            <w:webHidden/>
          </w:rPr>
          <w:fldChar w:fldCharType="separate"/>
        </w:r>
        <w:r>
          <w:rPr>
            <w:noProof/>
            <w:webHidden/>
          </w:rPr>
          <w:t>40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8" w:history="1">
        <w:r w:rsidRPr="002023B3">
          <w:rPr>
            <w:rStyle w:val="Hyperlink"/>
            <w:noProof/>
          </w:rPr>
          <w:t xml:space="preserve">Figura 28 – Diagrama de classes do pacote </w:t>
        </w:r>
        <w:r w:rsidRPr="002023B3">
          <w:rPr>
            <w:rStyle w:val="Hyperlink"/>
            <w:i/>
            <w:noProof/>
          </w:rPr>
          <w:t>br.com.financialmobile.exception</w:t>
        </w:r>
        <w:r>
          <w:rPr>
            <w:noProof/>
            <w:webHidden/>
          </w:rPr>
          <w:tab/>
        </w:r>
        <w:r>
          <w:rPr>
            <w:noProof/>
            <w:webHidden/>
          </w:rPr>
          <w:fldChar w:fldCharType="begin"/>
        </w:r>
        <w:r>
          <w:rPr>
            <w:noProof/>
            <w:webHidden/>
          </w:rPr>
          <w:instrText xml:space="preserve"> PAGEREF _Toc332487318 \h </w:instrText>
        </w:r>
        <w:r>
          <w:rPr>
            <w:noProof/>
            <w:webHidden/>
          </w:rPr>
        </w:r>
        <w:r>
          <w:rPr>
            <w:noProof/>
            <w:webHidden/>
          </w:rPr>
          <w:fldChar w:fldCharType="separate"/>
        </w:r>
        <w:r>
          <w:rPr>
            <w:noProof/>
            <w:webHidden/>
          </w:rPr>
          <w:t>40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19" w:history="1">
        <w:r w:rsidRPr="002023B3">
          <w:rPr>
            <w:rStyle w:val="Hyperlink"/>
            <w:noProof/>
          </w:rPr>
          <w:t xml:space="preserve">Figura 29 – Diagrama de classes do pacote </w:t>
        </w:r>
        <w:r w:rsidRPr="002023B3">
          <w:rPr>
            <w:rStyle w:val="Hyperlink"/>
            <w:i/>
            <w:noProof/>
          </w:rPr>
          <w:t>br.com.financialmobile.filters</w:t>
        </w:r>
        <w:r>
          <w:rPr>
            <w:noProof/>
            <w:webHidden/>
          </w:rPr>
          <w:tab/>
        </w:r>
        <w:r>
          <w:rPr>
            <w:noProof/>
            <w:webHidden/>
          </w:rPr>
          <w:fldChar w:fldCharType="begin"/>
        </w:r>
        <w:r>
          <w:rPr>
            <w:noProof/>
            <w:webHidden/>
          </w:rPr>
          <w:instrText xml:space="preserve"> PAGEREF _Toc332487319 \h </w:instrText>
        </w:r>
        <w:r>
          <w:rPr>
            <w:noProof/>
            <w:webHidden/>
          </w:rPr>
        </w:r>
        <w:r>
          <w:rPr>
            <w:noProof/>
            <w:webHidden/>
          </w:rPr>
          <w:fldChar w:fldCharType="separate"/>
        </w:r>
        <w:r>
          <w:rPr>
            <w:noProof/>
            <w:webHidden/>
          </w:rPr>
          <w:t>41</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0" w:history="1">
        <w:r w:rsidRPr="002023B3">
          <w:rPr>
            <w:rStyle w:val="Hyperlink"/>
            <w:noProof/>
          </w:rPr>
          <w:t>Figura 30 – Diagrama de classes do pacote br.com.financialmobile.model</w:t>
        </w:r>
        <w:r>
          <w:rPr>
            <w:noProof/>
            <w:webHidden/>
          </w:rPr>
          <w:tab/>
        </w:r>
        <w:r>
          <w:rPr>
            <w:noProof/>
            <w:webHidden/>
          </w:rPr>
          <w:fldChar w:fldCharType="begin"/>
        </w:r>
        <w:r>
          <w:rPr>
            <w:noProof/>
            <w:webHidden/>
          </w:rPr>
          <w:instrText xml:space="preserve"> PAGEREF _Toc332487320 \h </w:instrText>
        </w:r>
        <w:r>
          <w:rPr>
            <w:noProof/>
            <w:webHidden/>
          </w:rPr>
        </w:r>
        <w:r>
          <w:rPr>
            <w:noProof/>
            <w:webHidden/>
          </w:rPr>
          <w:fldChar w:fldCharType="separate"/>
        </w:r>
        <w:r>
          <w:rPr>
            <w:noProof/>
            <w:webHidden/>
          </w:rPr>
          <w:t>42</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1" w:history="1">
        <w:r w:rsidRPr="002023B3">
          <w:rPr>
            <w:rStyle w:val="Hyperlink"/>
            <w:noProof/>
          </w:rPr>
          <w:t>Figura 31 – Diagrama de classes do pacote br.com.financialmobile.model.to</w:t>
        </w:r>
        <w:r>
          <w:rPr>
            <w:noProof/>
            <w:webHidden/>
          </w:rPr>
          <w:tab/>
        </w:r>
        <w:r>
          <w:rPr>
            <w:noProof/>
            <w:webHidden/>
          </w:rPr>
          <w:fldChar w:fldCharType="begin"/>
        </w:r>
        <w:r>
          <w:rPr>
            <w:noProof/>
            <w:webHidden/>
          </w:rPr>
          <w:instrText xml:space="preserve"> PAGEREF _Toc332487321 \h </w:instrText>
        </w:r>
        <w:r>
          <w:rPr>
            <w:noProof/>
            <w:webHidden/>
          </w:rPr>
        </w:r>
        <w:r>
          <w:rPr>
            <w:noProof/>
            <w:webHidden/>
          </w:rPr>
          <w:fldChar w:fldCharType="separate"/>
        </w:r>
        <w:r>
          <w:rPr>
            <w:noProof/>
            <w:webHidden/>
          </w:rPr>
          <w:t>43</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2" w:history="1">
        <w:r w:rsidRPr="002023B3">
          <w:rPr>
            <w:rStyle w:val="Hyperlink"/>
            <w:noProof/>
          </w:rPr>
          <w:t>Figura 32 – Diagrama de classes do pacote br.com.financialmobile.model.to</w:t>
        </w:r>
        <w:r>
          <w:rPr>
            <w:noProof/>
            <w:webHidden/>
          </w:rPr>
          <w:tab/>
        </w:r>
        <w:r>
          <w:rPr>
            <w:noProof/>
            <w:webHidden/>
          </w:rPr>
          <w:fldChar w:fldCharType="begin"/>
        </w:r>
        <w:r>
          <w:rPr>
            <w:noProof/>
            <w:webHidden/>
          </w:rPr>
          <w:instrText xml:space="preserve"> PAGEREF _Toc332487322 \h </w:instrText>
        </w:r>
        <w:r>
          <w:rPr>
            <w:noProof/>
            <w:webHidden/>
          </w:rPr>
        </w:r>
        <w:r>
          <w:rPr>
            <w:noProof/>
            <w:webHidden/>
          </w:rPr>
          <w:fldChar w:fldCharType="separate"/>
        </w:r>
        <w:r>
          <w:rPr>
            <w:noProof/>
            <w:webHidden/>
          </w:rPr>
          <w:t>43</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3" w:history="1">
        <w:r w:rsidRPr="002023B3">
          <w:rPr>
            <w:rStyle w:val="Hyperlink"/>
            <w:noProof/>
          </w:rPr>
          <w:t>Figura 33 – Diagrama de classes do pacote br.com.financialmobile.service</w:t>
        </w:r>
        <w:r>
          <w:rPr>
            <w:noProof/>
            <w:webHidden/>
          </w:rPr>
          <w:tab/>
        </w:r>
        <w:r>
          <w:rPr>
            <w:noProof/>
            <w:webHidden/>
          </w:rPr>
          <w:fldChar w:fldCharType="begin"/>
        </w:r>
        <w:r>
          <w:rPr>
            <w:noProof/>
            <w:webHidden/>
          </w:rPr>
          <w:instrText xml:space="preserve"> PAGEREF _Toc332487323 \h </w:instrText>
        </w:r>
        <w:r>
          <w:rPr>
            <w:noProof/>
            <w:webHidden/>
          </w:rPr>
        </w:r>
        <w:r>
          <w:rPr>
            <w:noProof/>
            <w:webHidden/>
          </w:rPr>
          <w:fldChar w:fldCharType="separate"/>
        </w:r>
        <w:r>
          <w:rPr>
            <w:noProof/>
            <w:webHidden/>
          </w:rPr>
          <w:t>44</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4" w:history="1">
        <w:r w:rsidRPr="002023B3">
          <w:rPr>
            <w:rStyle w:val="Hyperlink"/>
            <w:noProof/>
          </w:rPr>
          <w:t>Figura 34 – Diagrama de classes do pacote br.com.financialmobile.ui</w:t>
        </w:r>
        <w:r>
          <w:rPr>
            <w:noProof/>
            <w:webHidden/>
          </w:rPr>
          <w:tab/>
        </w:r>
        <w:r>
          <w:rPr>
            <w:noProof/>
            <w:webHidden/>
          </w:rPr>
          <w:fldChar w:fldCharType="begin"/>
        </w:r>
        <w:r>
          <w:rPr>
            <w:noProof/>
            <w:webHidden/>
          </w:rPr>
          <w:instrText xml:space="preserve"> PAGEREF _Toc332487324 \h </w:instrText>
        </w:r>
        <w:r>
          <w:rPr>
            <w:noProof/>
            <w:webHidden/>
          </w:rPr>
        </w:r>
        <w:r>
          <w:rPr>
            <w:noProof/>
            <w:webHidden/>
          </w:rPr>
          <w:fldChar w:fldCharType="separate"/>
        </w:r>
        <w:r>
          <w:rPr>
            <w:noProof/>
            <w:webHidden/>
          </w:rPr>
          <w:t>45</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5" w:history="1">
        <w:r w:rsidRPr="002023B3">
          <w:rPr>
            <w:rStyle w:val="Hyperlink"/>
            <w:noProof/>
          </w:rPr>
          <w:t>Figura 35 – Diagrama de classes do pacote br.com.financialmobile.utils</w:t>
        </w:r>
        <w:r>
          <w:rPr>
            <w:noProof/>
            <w:webHidden/>
          </w:rPr>
          <w:tab/>
        </w:r>
        <w:r>
          <w:rPr>
            <w:noProof/>
            <w:webHidden/>
          </w:rPr>
          <w:fldChar w:fldCharType="begin"/>
        </w:r>
        <w:r>
          <w:rPr>
            <w:noProof/>
            <w:webHidden/>
          </w:rPr>
          <w:instrText xml:space="preserve"> PAGEREF _Toc332487325 \h </w:instrText>
        </w:r>
        <w:r>
          <w:rPr>
            <w:noProof/>
            <w:webHidden/>
          </w:rPr>
        </w:r>
        <w:r>
          <w:rPr>
            <w:noProof/>
            <w:webHidden/>
          </w:rPr>
          <w:fldChar w:fldCharType="separate"/>
        </w:r>
        <w:r>
          <w:rPr>
            <w:noProof/>
            <w:webHidden/>
          </w:rPr>
          <w:t>46</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6" w:history="1">
        <w:r w:rsidRPr="002023B3">
          <w:rPr>
            <w:rStyle w:val="Hyperlink"/>
            <w:noProof/>
          </w:rPr>
          <w:t>Figura 36 - Tela de autenticação do sistema Web</w:t>
        </w:r>
        <w:r>
          <w:rPr>
            <w:noProof/>
            <w:webHidden/>
          </w:rPr>
          <w:tab/>
        </w:r>
        <w:r>
          <w:rPr>
            <w:noProof/>
            <w:webHidden/>
          </w:rPr>
          <w:fldChar w:fldCharType="begin"/>
        </w:r>
        <w:r>
          <w:rPr>
            <w:noProof/>
            <w:webHidden/>
          </w:rPr>
          <w:instrText xml:space="preserve"> PAGEREF _Toc332487326 \h </w:instrText>
        </w:r>
        <w:r>
          <w:rPr>
            <w:noProof/>
            <w:webHidden/>
          </w:rPr>
        </w:r>
        <w:r>
          <w:rPr>
            <w:noProof/>
            <w:webHidden/>
          </w:rPr>
          <w:fldChar w:fldCharType="separate"/>
        </w:r>
        <w:r>
          <w:rPr>
            <w:noProof/>
            <w:webHidden/>
          </w:rPr>
          <w:t>47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7" w:history="1">
        <w:r w:rsidRPr="002023B3">
          <w:rPr>
            <w:rStyle w:val="Hyperlink"/>
            <w:noProof/>
          </w:rPr>
          <w:t>Figura 37 – Tela de cadastro de usuários no sistema Web</w:t>
        </w:r>
        <w:r>
          <w:rPr>
            <w:noProof/>
            <w:webHidden/>
          </w:rPr>
          <w:tab/>
        </w:r>
        <w:r>
          <w:rPr>
            <w:noProof/>
            <w:webHidden/>
          </w:rPr>
          <w:fldChar w:fldCharType="begin"/>
        </w:r>
        <w:r>
          <w:rPr>
            <w:noProof/>
            <w:webHidden/>
          </w:rPr>
          <w:instrText xml:space="preserve"> PAGEREF _Toc332487327 \h </w:instrText>
        </w:r>
        <w:r>
          <w:rPr>
            <w:noProof/>
            <w:webHidden/>
          </w:rPr>
        </w:r>
        <w:r>
          <w:rPr>
            <w:noProof/>
            <w:webHidden/>
          </w:rPr>
          <w:fldChar w:fldCharType="separate"/>
        </w:r>
        <w:r>
          <w:rPr>
            <w:noProof/>
            <w:webHidden/>
          </w:rPr>
          <w:t>47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8" w:history="1">
        <w:r w:rsidRPr="002023B3">
          <w:rPr>
            <w:rStyle w:val="Hyperlink"/>
            <w:noProof/>
          </w:rPr>
          <w:t>Figura 38 – Tela de recuperação de senha no sistema Web</w:t>
        </w:r>
        <w:r>
          <w:rPr>
            <w:noProof/>
            <w:webHidden/>
          </w:rPr>
          <w:tab/>
        </w:r>
        <w:r>
          <w:rPr>
            <w:noProof/>
            <w:webHidden/>
          </w:rPr>
          <w:fldChar w:fldCharType="begin"/>
        </w:r>
        <w:r>
          <w:rPr>
            <w:noProof/>
            <w:webHidden/>
          </w:rPr>
          <w:instrText xml:space="preserve"> PAGEREF _Toc332487328 \h </w:instrText>
        </w:r>
        <w:r>
          <w:rPr>
            <w:noProof/>
            <w:webHidden/>
          </w:rPr>
        </w:r>
        <w:r>
          <w:rPr>
            <w:noProof/>
            <w:webHidden/>
          </w:rPr>
          <w:fldChar w:fldCharType="separate"/>
        </w:r>
        <w:r>
          <w:rPr>
            <w:noProof/>
            <w:webHidden/>
          </w:rPr>
          <w:t>47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29" w:history="1">
        <w:r w:rsidRPr="002023B3">
          <w:rPr>
            <w:rStyle w:val="Hyperlink"/>
            <w:noProof/>
          </w:rPr>
          <w:t>Figura 39 – Tela inicial do sistema na Web</w:t>
        </w:r>
        <w:r>
          <w:rPr>
            <w:noProof/>
            <w:webHidden/>
          </w:rPr>
          <w:tab/>
        </w:r>
        <w:r>
          <w:rPr>
            <w:noProof/>
            <w:webHidden/>
          </w:rPr>
          <w:fldChar w:fldCharType="begin"/>
        </w:r>
        <w:r>
          <w:rPr>
            <w:noProof/>
            <w:webHidden/>
          </w:rPr>
          <w:instrText xml:space="preserve"> PAGEREF _Toc332487329 \h </w:instrText>
        </w:r>
        <w:r>
          <w:rPr>
            <w:noProof/>
            <w:webHidden/>
          </w:rPr>
        </w:r>
        <w:r>
          <w:rPr>
            <w:noProof/>
            <w:webHidden/>
          </w:rPr>
          <w:fldChar w:fldCharType="separate"/>
        </w:r>
        <w:r>
          <w:rPr>
            <w:noProof/>
            <w:webHidden/>
          </w:rPr>
          <w:t>48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0" w:history="1">
        <w:r w:rsidRPr="002023B3">
          <w:rPr>
            <w:rStyle w:val="Hyperlink"/>
            <w:noProof/>
          </w:rPr>
          <w:t>Figura 40 – Tela de consulta de gastos</w:t>
        </w:r>
        <w:r>
          <w:rPr>
            <w:noProof/>
            <w:webHidden/>
          </w:rPr>
          <w:tab/>
        </w:r>
        <w:r>
          <w:rPr>
            <w:noProof/>
            <w:webHidden/>
          </w:rPr>
          <w:fldChar w:fldCharType="begin"/>
        </w:r>
        <w:r>
          <w:rPr>
            <w:noProof/>
            <w:webHidden/>
          </w:rPr>
          <w:instrText xml:space="preserve"> PAGEREF _Toc332487330 \h </w:instrText>
        </w:r>
        <w:r>
          <w:rPr>
            <w:noProof/>
            <w:webHidden/>
          </w:rPr>
        </w:r>
        <w:r>
          <w:rPr>
            <w:noProof/>
            <w:webHidden/>
          </w:rPr>
          <w:fldChar w:fldCharType="separate"/>
        </w:r>
        <w:r>
          <w:rPr>
            <w:noProof/>
            <w:webHidden/>
          </w:rPr>
          <w:t>48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1" w:history="1">
        <w:r w:rsidRPr="002023B3">
          <w:rPr>
            <w:rStyle w:val="Hyperlink"/>
            <w:noProof/>
          </w:rPr>
          <w:t>Figura 41 – Tela de inclusão/alteração de gastos</w:t>
        </w:r>
        <w:r>
          <w:rPr>
            <w:noProof/>
            <w:webHidden/>
          </w:rPr>
          <w:tab/>
        </w:r>
        <w:r>
          <w:rPr>
            <w:noProof/>
            <w:webHidden/>
          </w:rPr>
          <w:fldChar w:fldCharType="begin"/>
        </w:r>
        <w:r>
          <w:rPr>
            <w:noProof/>
            <w:webHidden/>
          </w:rPr>
          <w:instrText xml:space="preserve"> PAGEREF _Toc332487331 \h </w:instrText>
        </w:r>
        <w:r>
          <w:rPr>
            <w:noProof/>
            <w:webHidden/>
          </w:rPr>
        </w:r>
        <w:r>
          <w:rPr>
            <w:noProof/>
            <w:webHidden/>
          </w:rPr>
          <w:fldChar w:fldCharType="separate"/>
        </w:r>
        <w:r>
          <w:rPr>
            <w:noProof/>
            <w:webHidden/>
          </w:rPr>
          <w:t>49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2" w:history="1">
        <w:r w:rsidRPr="002023B3">
          <w:rPr>
            <w:rStyle w:val="Hyperlink"/>
            <w:noProof/>
          </w:rPr>
          <w:t>Figura 42 – Tela de cadastro/alteração de dados do usuário</w:t>
        </w:r>
        <w:r>
          <w:rPr>
            <w:noProof/>
            <w:webHidden/>
          </w:rPr>
          <w:tab/>
        </w:r>
        <w:r>
          <w:rPr>
            <w:noProof/>
            <w:webHidden/>
          </w:rPr>
          <w:fldChar w:fldCharType="begin"/>
        </w:r>
        <w:r>
          <w:rPr>
            <w:noProof/>
            <w:webHidden/>
          </w:rPr>
          <w:instrText xml:space="preserve"> PAGEREF _Toc332487332 \h </w:instrText>
        </w:r>
        <w:r>
          <w:rPr>
            <w:noProof/>
            <w:webHidden/>
          </w:rPr>
        </w:r>
        <w:r>
          <w:rPr>
            <w:noProof/>
            <w:webHidden/>
          </w:rPr>
          <w:fldChar w:fldCharType="separate"/>
        </w:r>
        <w:r>
          <w:rPr>
            <w:noProof/>
            <w:webHidden/>
          </w:rPr>
          <w:t>49</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3" w:history="1">
        <w:r w:rsidRPr="002023B3">
          <w:rPr>
            <w:rStyle w:val="Hyperlink"/>
            <w:noProof/>
          </w:rPr>
          <w:t>Figura 43 – Tela de consulta de categorias</w:t>
        </w:r>
        <w:r>
          <w:rPr>
            <w:noProof/>
            <w:webHidden/>
          </w:rPr>
          <w:tab/>
        </w:r>
        <w:r>
          <w:rPr>
            <w:noProof/>
            <w:webHidden/>
          </w:rPr>
          <w:fldChar w:fldCharType="begin"/>
        </w:r>
        <w:r>
          <w:rPr>
            <w:noProof/>
            <w:webHidden/>
          </w:rPr>
          <w:instrText xml:space="preserve"> PAGEREF _Toc332487333 \h </w:instrText>
        </w:r>
        <w:r>
          <w:rPr>
            <w:noProof/>
            <w:webHidden/>
          </w:rPr>
        </w:r>
        <w:r>
          <w:rPr>
            <w:noProof/>
            <w:webHidden/>
          </w:rPr>
          <w:fldChar w:fldCharType="separate"/>
        </w:r>
        <w:r>
          <w:rPr>
            <w:noProof/>
            <w:webHidden/>
          </w:rPr>
          <w:t>50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4" w:history="1">
        <w:r w:rsidRPr="002023B3">
          <w:rPr>
            <w:rStyle w:val="Hyperlink"/>
            <w:noProof/>
          </w:rPr>
          <w:t>Figura 44 – Tela de cadastro/alteração de categorias</w:t>
        </w:r>
        <w:r>
          <w:rPr>
            <w:noProof/>
            <w:webHidden/>
          </w:rPr>
          <w:tab/>
        </w:r>
        <w:r>
          <w:rPr>
            <w:noProof/>
            <w:webHidden/>
          </w:rPr>
          <w:fldChar w:fldCharType="begin"/>
        </w:r>
        <w:r>
          <w:rPr>
            <w:noProof/>
            <w:webHidden/>
          </w:rPr>
          <w:instrText xml:space="preserve"> PAGEREF _Toc332487334 \h </w:instrText>
        </w:r>
        <w:r>
          <w:rPr>
            <w:noProof/>
            <w:webHidden/>
          </w:rPr>
        </w:r>
        <w:r>
          <w:rPr>
            <w:noProof/>
            <w:webHidden/>
          </w:rPr>
          <w:fldChar w:fldCharType="separate"/>
        </w:r>
        <w:r>
          <w:rPr>
            <w:noProof/>
            <w:webHidden/>
          </w:rPr>
          <w:t>50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5" w:history="1">
        <w:r w:rsidRPr="002023B3">
          <w:rPr>
            <w:rStyle w:val="Hyperlink"/>
            <w:noProof/>
          </w:rPr>
          <w:t>Figura 45 – Tela de Relatório de Gastos</w:t>
        </w:r>
        <w:r>
          <w:rPr>
            <w:noProof/>
            <w:webHidden/>
          </w:rPr>
          <w:tab/>
        </w:r>
        <w:r>
          <w:rPr>
            <w:noProof/>
            <w:webHidden/>
          </w:rPr>
          <w:fldChar w:fldCharType="begin"/>
        </w:r>
        <w:r>
          <w:rPr>
            <w:noProof/>
            <w:webHidden/>
          </w:rPr>
          <w:instrText xml:space="preserve"> PAGEREF _Toc332487335 \h </w:instrText>
        </w:r>
        <w:r>
          <w:rPr>
            <w:noProof/>
            <w:webHidden/>
          </w:rPr>
        </w:r>
        <w:r>
          <w:rPr>
            <w:noProof/>
            <w:webHidden/>
          </w:rPr>
          <w:fldChar w:fldCharType="separate"/>
        </w:r>
        <w:r>
          <w:rPr>
            <w:noProof/>
            <w:webHidden/>
          </w:rPr>
          <w:t>50</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6" w:history="1">
        <w:r w:rsidRPr="002023B3">
          <w:rPr>
            <w:rStyle w:val="Hyperlink"/>
            <w:noProof/>
          </w:rPr>
          <w:t>Figura 46 – Tela de apresentação do sistema mobile</w:t>
        </w:r>
        <w:r>
          <w:rPr>
            <w:noProof/>
            <w:webHidden/>
          </w:rPr>
          <w:tab/>
        </w:r>
        <w:r>
          <w:rPr>
            <w:noProof/>
            <w:webHidden/>
          </w:rPr>
          <w:fldChar w:fldCharType="begin"/>
        </w:r>
        <w:r>
          <w:rPr>
            <w:noProof/>
            <w:webHidden/>
          </w:rPr>
          <w:instrText xml:space="preserve"> PAGEREF _Toc332487336 \h </w:instrText>
        </w:r>
        <w:r>
          <w:rPr>
            <w:noProof/>
            <w:webHidden/>
          </w:rPr>
        </w:r>
        <w:r>
          <w:rPr>
            <w:noProof/>
            <w:webHidden/>
          </w:rPr>
          <w:fldChar w:fldCharType="separate"/>
        </w:r>
        <w:r>
          <w:rPr>
            <w:noProof/>
            <w:webHidden/>
          </w:rPr>
          <w:t>51</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7" w:history="1">
        <w:r w:rsidRPr="002023B3">
          <w:rPr>
            <w:rStyle w:val="Hyperlink"/>
            <w:noProof/>
          </w:rPr>
          <w:t>Figura 47 – Tela de autenticação do sistema mobile</w:t>
        </w:r>
        <w:r>
          <w:rPr>
            <w:noProof/>
            <w:webHidden/>
          </w:rPr>
          <w:tab/>
        </w:r>
        <w:r>
          <w:rPr>
            <w:noProof/>
            <w:webHidden/>
          </w:rPr>
          <w:fldChar w:fldCharType="begin"/>
        </w:r>
        <w:r>
          <w:rPr>
            <w:noProof/>
            <w:webHidden/>
          </w:rPr>
          <w:instrText xml:space="preserve"> PAGEREF _Toc332487337 \h </w:instrText>
        </w:r>
        <w:r>
          <w:rPr>
            <w:noProof/>
            <w:webHidden/>
          </w:rPr>
        </w:r>
        <w:r>
          <w:rPr>
            <w:noProof/>
            <w:webHidden/>
          </w:rPr>
          <w:fldChar w:fldCharType="separate"/>
        </w:r>
        <w:r>
          <w:rPr>
            <w:noProof/>
            <w:webHidden/>
          </w:rPr>
          <w:t>51</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8" w:history="1">
        <w:r w:rsidRPr="002023B3">
          <w:rPr>
            <w:rStyle w:val="Hyperlink"/>
            <w:noProof/>
          </w:rPr>
          <w:t>Figura 48 – Tela inicial do sistema</w:t>
        </w:r>
        <w:r>
          <w:rPr>
            <w:noProof/>
            <w:webHidden/>
          </w:rPr>
          <w:tab/>
        </w:r>
        <w:r>
          <w:rPr>
            <w:noProof/>
            <w:webHidden/>
          </w:rPr>
          <w:fldChar w:fldCharType="begin"/>
        </w:r>
        <w:r>
          <w:rPr>
            <w:noProof/>
            <w:webHidden/>
          </w:rPr>
          <w:instrText xml:space="preserve"> PAGEREF _Toc332487338 \h </w:instrText>
        </w:r>
        <w:r>
          <w:rPr>
            <w:noProof/>
            <w:webHidden/>
          </w:rPr>
        </w:r>
        <w:r>
          <w:rPr>
            <w:noProof/>
            <w:webHidden/>
          </w:rPr>
          <w:fldChar w:fldCharType="separate"/>
        </w:r>
        <w:r>
          <w:rPr>
            <w:noProof/>
            <w:webHidden/>
          </w:rPr>
          <w:t>52</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39" w:history="1">
        <w:r w:rsidRPr="002023B3">
          <w:rPr>
            <w:rStyle w:val="Hyperlink"/>
            <w:noProof/>
          </w:rPr>
          <w:t>Figura 49 – Tela de inserção de gastos</w:t>
        </w:r>
        <w:r>
          <w:rPr>
            <w:noProof/>
            <w:webHidden/>
          </w:rPr>
          <w:tab/>
        </w:r>
        <w:r>
          <w:rPr>
            <w:noProof/>
            <w:webHidden/>
          </w:rPr>
          <w:fldChar w:fldCharType="begin"/>
        </w:r>
        <w:r>
          <w:rPr>
            <w:noProof/>
            <w:webHidden/>
          </w:rPr>
          <w:instrText xml:space="preserve"> PAGEREF _Toc332487339 \h </w:instrText>
        </w:r>
        <w:r>
          <w:rPr>
            <w:noProof/>
            <w:webHidden/>
          </w:rPr>
        </w:r>
        <w:r>
          <w:rPr>
            <w:noProof/>
            <w:webHidden/>
          </w:rPr>
          <w:fldChar w:fldCharType="separate"/>
        </w:r>
        <w:r>
          <w:rPr>
            <w:noProof/>
            <w:webHidden/>
          </w:rPr>
          <w:t>52</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0" w:history="1">
        <w:r w:rsidRPr="002023B3">
          <w:rPr>
            <w:rStyle w:val="Hyperlink"/>
            <w:noProof/>
          </w:rPr>
          <w:t>Figura 50 – Tela de consulta de gastos</w:t>
        </w:r>
        <w:r>
          <w:rPr>
            <w:noProof/>
            <w:webHidden/>
          </w:rPr>
          <w:tab/>
        </w:r>
        <w:r>
          <w:rPr>
            <w:noProof/>
            <w:webHidden/>
          </w:rPr>
          <w:fldChar w:fldCharType="begin"/>
        </w:r>
        <w:r>
          <w:rPr>
            <w:noProof/>
            <w:webHidden/>
          </w:rPr>
          <w:instrText xml:space="preserve"> PAGEREF _Toc332487340 \h </w:instrText>
        </w:r>
        <w:r>
          <w:rPr>
            <w:noProof/>
            <w:webHidden/>
          </w:rPr>
        </w:r>
        <w:r>
          <w:rPr>
            <w:noProof/>
            <w:webHidden/>
          </w:rPr>
          <w:fldChar w:fldCharType="separate"/>
        </w:r>
        <w:r>
          <w:rPr>
            <w:noProof/>
            <w:webHidden/>
          </w:rPr>
          <w:t>53</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1" w:history="1">
        <w:r w:rsidRPr="002023B3">
          <w:rPr>
            <w:rStyle w:val="Hyperlink"/>
            <w:noProof/>
          </w:rPr>
          <w:t>Figura 51 – Tela de exibição de resultados da consulta</w:t>
        </w:r>
        <w:r>
          <w:rPr>
            <w:noProof/>
            <w:webHidden/>
          </w:rPr>
          <w:tab/>
        </w:r>
        <w:r>
          <w:rPr>
            <w:noProof/>
            <w:webHidden/>
          </w:rPr>
          <w:fldChar w:fldCharType="begin"/>
        </w:r>
        <w:r>
          <w:rPr>
            <w:noProof/>
            <w:webHidden/>
          </w:rPr>
          <w:instrText xml:space="preserve"> PAGEREF _Toc332487341 \h </w:instrText>
        </w:r>
        <w:r>
          <w:rPr>
            <w:noProof/>
            <w:webHidden/>
          </w:rPr>
        </w:r>
        <w:r>
          <w:rPr>
            <w:noProof/>
            <w:webHidden/>
          </w:rPr>
          <w:fldChar w:fldCharType="separate"/>
        </w:r>
        <w:r>
          <w:rPr>
            <w:noProof/>
            <w:webHidden/>
          </w:rPr>
          <w:t>53</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2" w:history="1">
        <w:r w:rsidRPr="002023B3">
          <w:rPr>
            <w:rStyle w:val="Hyperlink"/>
            <w:noProof/>
          </w:rPr>
          <w:t>Figura 52 – Tela de opções pós consulta</w:t>
        </w:r>
        <w:r>
          <w:rPr>
            <w:noProof/>
            <w:webHidden/>
          </w:rPr>
          <w:tab/>
        </w:r>
        <w:r>
          <w:rPr>
            <w:noProof/>
            <w:webHidden/>
          </w:rPr>
          <w:fldChar w:fldCharType="begin"/>
        </w:r>
        <w:r>
          <w:rPr>
            <w:noProof/>
            <w:webHidden/>
          </w:rPr>
          <w:instrText xml:space="preserve"> PAGEREF _Toc332487342 \h </w:instrText>
        </w:r>
        <w:r>
          <w:rPr>
            <w:noProof/>
            <w:webHidden/>
          </w:rPr>
        </w:r>
        <w:r>
          <w:rPr>
            <w:noProof/>
            <w:webHidden/>
          </w:rPr>
          <w:fldChar w:fldCharType="separate"/>
        </w:r>
        <w:r>
          <w:rPr>
            <w:noProof/>
            <w:webHidden/>
          </w:rPr>
          <w:t>54</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3" w:history="1">
        <w:r w:rsidRPr="002023B3">
          <w:rPr>
            <w:rStyle w:val="Hyperlink"/>
            <w:noProof/>
          </w:rPr>
          <w:t>Figura 53 – Tela de edição de gastos</w:t>
        </w:r>
        <w:r>
          <w:rPr>
            <w:noProof/>
            <w:webHidden/>
          </w:rPr>
          <w:tab/>
        </w:r>
        <w:r>
          <w:rPr>
            <w:noProof/>
            <w:webHidden/>
          </w:rPr>
          <w:fldChar w:fldCharType="begin"/>
        </w:r>
        <w:r>
          <w:rPr>
            <w:noProof/>
            <w:webHidden/>
          </w:rPr>
          <w:instrText xml:space="preserve"> PAGEREF _Toc332487343 \h </w:instrText>
        </w:r>
        <w:r>
          <w:rPr>
            <w:noProof/>
            <w:webHidden/>
          </w:rPr>
        </w:r>
        <w:r>
          <w:rPr>
            <w:noProof/>
            <w:webHidden/>
          </w:rPr>
          <w:fldChar w:fldCharType="separate"/>
        </w:r>
        <w:r>
          <w:rPr>
            <w:noProof/>
            <w:webHidden/>
          </w:rPr>
          <w:t>54</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4" w:history="1">
        <w:r w:rsidRPr="002023B3">
          <w:rPr>
            <w:rStyle w:val="Hyperlink"/>
            <w:noProof/>
          </w:rPr>
          <w:t>Figura 54 – Tela de consulta do relatório</w:t>
        </w:r>
        <w:r>
          <w:rPr>
            <w:noProof/>
            <w:webHidden/>
          </w:rPr>
          <w:tab/>
        </w:r>
        <w:r>
          <w:rPr>
            <w:noProof/>
            <w:webHidden/>
          </w:rPr>
          <w:fldChar w:fldCharType="begin"/>
        </w:r>
        <w:r>
          <w:rPr>
            <w:noProof/>
            <w:webHidden/>
          </w:rPr>
          <w:instrText xml:space="preserve"> PAGEREF _Toc332487344 \h </w:instrText>
        </w:r>
        <w:r>
          <w:rPr>
            <w:noProof/>
            <w:webHidden/>
          </w:rPr>
        </w:r>
        <w:r>
          <w:rPr>
            <w:noProof/>
            <w:webHidden/>
          </w:rPr>
          <w:fldChar w:fldCharType="separate"/>
        </w:r>
        <w:r>
          <w:rPr>
            <w:noProof/>
            <w:webHidden/>
          </w:rPr>
          <w:t>55</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5" w:history="1">
        <w:r w:rsidRPr="002023B3">
          <w:rPr>
            <w:rStyle w:val="Hyperlink"/>
            <w:noProof/>
          </w:rPr>
          <w:t>Figura 55 – Relatório de gastos agrupado por categoria</w:t>
        </w:r>
        <w:r>
          <w:rPr>
            <w:noProof/>
            <w:webHidden/>
          </w:rPr>
          <w:tab/>
        </w:r>
        <w:r>
          <w:rPr>
            <w:noProof/>
            <w:webHidden/>
          </w:rPr>
          <w:fldChar w:fldCharType="begin"/>
        </w:r>
        <w:r>
          <w:rPr>
            <w:noProof/>
            <w:webHidden/>
          </w:rPr>
          <w:instrText xml:space="preserve"> PAGEREF _Toc332487345 \h </w:instrText>
        </w:r>
        <w:r>
          <w:rPr>
            <w:noProof/>
            <w:webHidden/>
          </w:rPr>
        </w:r>
        <w:r>
          <w:rPr>
            <w:noProof/>
            <w:webHidden/>
          </w:rPr>
          <w:fldChar w:fldCharType="separate"/>
        </w:r>
        <w:r>
          <w:rPr>
            <w:noProof/>
            <w:webHidden/>
          </w:rPr>
          <w:t>55</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6" w:history="1">
        <w:r w:rsidRPr="002023B3">
          <w:rPr>
            <w:rStyle w:val="Hyperlink"/>
            <w:noProof/>
          </w:rPr>
          <w:t>Figura 56 – Custo do relatório desmembrado</w:t>
        </w:r>
        <w:r>
          <w:rPr>
            <w:noProof/>
            <w:webHidden/>
          </w:rPr>
          <w:tab/>
        </w:r>
        <w:r>
          <w:rPr>
            <w:noProof/>
            <w:webHidden/>
          </w:rPr>
          <w:fldChar w:fldCharType="begin"/>
        </w:r>
        <w:r>
          <w:rPr>
            <w:noProof/>
            <w:webHidden/>
          </w:rPr>
          <w:instrText xml:space="preserve"> PAGEREF _Toc332487346 \h </w:instrText>
        </w:r>
        <w:r>
          <w:rPr>
            <w:noProof/>
            <w:webHidden/>
          </w:rPr>
        </w:r>
        <w:r>
          <w:rPr>
            <w:noProof/>
            <w:webHidden/>
          </w:rPr>
          <w:fldChar w:fldCharType="separate"/>
        </w:r>
        <w:r>
          <w:rPr>
            <w:noProof/>
            <w:webHidden/>
          </w:rPr>
          <w:t>56</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7" w:history="1">
        <w:r w:rsidRPr="002023B3">
          <w:rPr>
            <w:rStyle w:val="Hyperlink"/>
            <w:noProof/>
          </w:rPr>
          <w:t>Figura 57 – Tela inicial no momento do sincronismo</w:t>
        </w:r>
        <w:r>
          <w:rPr>
            <w:noProof/>
            <w:webHidden/>
          </w:rPr>
          <w:tab/>
        </w:r>
        <w:r>
          <w:rPr>
            <w:noProof/>
            <w:webHidden/>
          </w:rPr>
          <w:fldChar w:fldCharType="begin"/>
        </w:r>
        <w:r>
          <w:rPr>
            <w:noProof/>
            <w:webHidden/>
          </w:rPr>
          <w:instrText xml:space="preserve"> PAGEREF _Toc332487347 \h </w:instrText>
        </w:r>
        <w:r>
          <w:rPr>
            <w:noProof/>
            <w:webHidden/>
          </w:rPr>
        </w:r>
        <w:r>
          <w:rPr>
            <w:noProof/>
            <w:webHidden/>
          </w:rPr>
          <w:fldChar w:fldCharType="separate"/>
        </w:r>
        <w:r>
          <w:rPr>
            <w:noProof/>
            <w:webHidden/>
          </w:rPr>
          <w:t>56</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8" w:history="1">
        <w:r w:rsidRPr="002023B3">
          <w:rPr>
            <w:rStyle w:val="Hyperlink"/>
            <w:noProof/>
          </w:rPr>
          <w:t>Figura 58 – Tela de Login</w:t>
        </w:r>
        <w:r>
          <w:rPr>
            <w:noProof/>
            <w:webHidden/>
          </w:rPr>
          <w:tab/>
        </w:r>
        <w:r>
          <w:rPr>
            <w:noProof/>
            <w:webHidden/>
          </w:rPr>
          <w:fldChar w:fldCharType="begin"/>
        </w:r>
        <w:r>
          <w:rPr>
            <w:noProof/>
            <w:webHidden/>
          </w:rPr>
          <w:instrText xml:space="preserve"> PAGEREF _Toc332487348 \h </w:instrText>
        </w:r>
        <w:r>
          <w:rPr>
            <w:noProof/>
            <w:webHidden/>
          </w:rPr>
        </w:r>
        <w:r>
          <w:rPr>
            <w:noProof/>
            <w:webHidden/>
          </w:rPr>
          <w:fldChar w:fldCharType="separate"/>
        </w:r>
        <w:r>
          <w:rPr>
            <w:noProof/>
            <w:webHidden/>
          </w:rPr>
          <w:t>57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49" w:history="1">
        <w:r w:rsidRPr="002023B3">
          <w:rPr>
            <w:rStyle w:val="Hyperlink"/>
            <w:noProof/>
          </w:rPr>
          <w:t>Figura 59 – Tela inicial</w:t>
        </w:r>
        <w:r>
          <w:rPr>
            <w:noProof/>
            <w:webHidden/>
          </w:rPr>
          <w:tab/>
        </w:r>
        <w:r>
          <w:rPr>
            <w:noProof/>
            <w:webHidden/>
          </w:rPr>
          <w:fldChar w:fldCharType="begin"/>
        </w:r>
        <w:r>
          <w:rPr>
            <w:noProof/>
            <w:webHidden/>
          </w:rPr>
          <w:instrText xml:space="preserve"> PAGEREF _Toc332487349 \h </w:instrText>
        </w:r>
        <w:r>
          <w:rPr>
            <w:noProof/>
            <w:webHidden/>
          </w:rPr>
        </w:r>
        <w:r>
          <w:rPr>
            <w:noProof/>
            <w:webHidden/>
          </w:rPr>
          <w:fldChar w:fldCharType="separate"/>
        </w:r>
        <w:r>
          <w:rPr>
            <w:noProof/>
            <w:webHidden/>
          </w:rPr>
          <w:t>57</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50" w:history="1">
        <w:r w:rsidRPr="002023B3">
          <w:rPr>
            <w:rStyle w:val="Hyperlink"/>
            <w:noProof/>
          </w:rPr>
          <w:t>Figura 60 – Tela de adição de despesas</w:t>
        </w:r>
        <w:r>
          <w:rPr>
            <w:noProof/>
            <w:webHidden/>
          </w:rPr>
          <w:tab/>
        </w:r>
        <w:r>
          <w:rPr>
            <w:noProof/>
            <w:webHidden/>
          </w:rPr>
          <w:fldChar w:fldCharType="begin"/>
        </w:r>
        <w:r>
          <w:rPr>
            <w:noProof/>
            <w:webHidden/>
          </w:rPr>
          <w:instrText xml:space="preserve"> PAGEREF _Toc332487350 \h </w:instrText>
        </w:r>
        <w:r>
          <w:rPr>
            <w:noProof/>
            <w:webHidden/>
          </w:rPr>
        </w:r>
        <w:r>
          <w:rPr>
            <w:noProof/>
            <w:webHidden/>
          </w:rPr>
          <w:fldChar w:fldCharType="separate"/>
        </w:r>
        <w:r>
          <w:rPr>
            <w:noProof/>
            <w:webHidden/>
          </w:rPr>
          <w:t>58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51" w:history="1">
        <w:r w:rsidRPr="002023B3">
          <w:rPr>
            <w:rStyle w:val="Hyperlink"/>
            <w:noProof/>
          </w:rPr>
          <w:t>Figura 61 – Tela de adição de despesas</w:t>
        </w:r>
        <w:r>
          <w:rPr>
            <w:noProof/>
            <w:webHidden/>
          </w:rPr>
          <w:tab/>
        </w:r>
        <w:r>
          <w:rPr>
            <w:noProof/>
            <w:webHidden/>
          </w:rPr>
          <w:fldChar w:fldCharType="begin"/>
        </w:r>
        <w:r>
          <w:rPr>
            <w:noProof/>
            <w:webHidden/>
          </w:rPr>
          <w:instrText xml:space="preserve"> PAGEREF _Toc332487351 \h </w:instrText>
        </w:r>
        <w:r>
          <w:rPr>
            <w:noProof/>
            <w:webHidden/>
          </w:rPr>
        </w:r>
        <w:r>
          <w:rPr>
            <w:noProof/>
            <w:webHidden/>
          </w:rPr>
          <w:fldChar w:fldCharType="separate"/>
        </w:r>
        <w:r>
          <w:rPr>
            <w:noProof/>
            <w:webHidden/>
          </w:rPr>
          <w:t>58</w:t>
        </w:r>
        <w:r>
          <w:rPr>
            <w:noProof/>
            <w:webHidden/>
          </w:rPr>
          <w:fldChar w:fldCharType="end"/>
        </w:r>
      </w:hyperlink>
    </w:p>
    <w:p w:rsidR="00FE58F8" w:rsidRDefault="00FE58F8">
      <w:pPr>
        <w:pStyle w:val="ndicedeilustraes"/>
        <w:tabs>
          <w:tab w:val="right" w:leader="dot" w:pos="9061"/>
        </w:tabs>
        <w:rPr>
          <w:rFonts w:asciiTheme="minorHAnsi" w:eastAsiaTheme="minorEastAsia" w:hAnsiTheme="minorHAnsi" w:cstheme="minorBidi"/>
          <w:noProof/>
          <w:sz w:val="22"/>
          <w:szCs w:val="22"/>
          <w:lang w:eastAsia="pt-BR"/>
        </w:rPr>
      </w:pPr>
      <w:hyperlink w:anchor="_Toc332487352" w:history="1">
        <w:r w:rsidRPr="002023B3">
          <w:rPr>
            <w:rStyle w:val="Hyperlink"/>
            <w:noProof/>
          </w:rPr>
          <w:t>Figura 62 – Integração entre os módulos da aplicação</w:t>
        </w:r>
        <w:r>
          <w:rPr>
            <w:noProof/>
            <w:webHidden/>
          </w:rPr>
          <w:tab/>
        </w:r>
        <w:r>
          <w:rPr>
            <w:noProof/>
            <w:webHidden/>
          </w:rPr>
          <w:fldChar w:fldCharType="begin"/>
        </w:r>
        <w:r>
          <w:rPr>
            <w:noProof/>
            <w:webHidden/>
          </w:rPr>
          <w:instrText xml:space="preserve"> PAGEREF _Toc332487352 \h </w:instrText>
        </w:r>
        <w:r>
          <w:rPr>
            <w:noProof/>
            <w:webHidden/>
          </w:rPr>
        </w:r>
        <w:r>
          <w:rPr>
            <w:noProof/>
            <w:webHidden/>
          </w:rPr>
          <w:fldChar w:fldCharType="separate"/>
        </w:r>
        <w:r>
          <w:rPr>
            <w:noProof/>
            <w:webHidden/>
          </w:rPr>
          <w:t>59</w:t>
        </w:r>
        <w:r>
          <w:rPr>
            <w:noProof/>
            <w:webHidden/>
          </w:rPr>
          <w:fldChar w:fldCharType="end"/>
        </w:r>
      </w:hyperlink>
    </w:p>
    <w:p w:rsidR="00614D80" w:rsidDel="000E2672" w:rsidRDefault="00A13190" w:rsidP="008003C9">
      <w:pPr>
        <w:spacing w:line="240" w:lineRule="auto"/>
        <w:ind w:firstLine="0"/>
        <w:rPr>
          <w:del w:id="0" w:author="robson" w:date="2012-08-06T20:50:00Z"/>
        </w:rPr>
      </w:pPr>
      <w:r>
        <w:fldChar w:fldCharType="end"/>
      </w:r>
      <w:ins w:id="1" w:author="robson" w:date="2012-08-06T20:50:00Z">
        <w:r w:rsidR="000E2672">
          <w:br w:type="page"/>
        </w:r>
      </w:ins>
    </w:p>
    <w:p w:rsidR="002F78A2" w:rsidRPr="0074006A" w:rsidRDefault="002F78A2" w:rsidP="002F78A2">
      <w:pPr>
        <w:ind w:firstLine="0"/>
        <w:jc w:val="center"/>
        <w:rPr>
          <w:b/>
          <w:sz w:val="28"/>
        </w:rPr>
      </w:pPr>
      <w:r w:rsidRPr="0074006A">
        <w:rPr>
          <w:b/>
          <w:sz w:val="28"/>
        </w:rPr>
        <w:lastRenderedPageBreak/>
        <w:t>LISTA DE ABREVIATURAS</w:t>
      </w:r>
    </w:p>
    <w:p w:rsidR="002F78A2" w:rsidRPr="0074006A" w:rsidRDefault="002F78A2" w:rsidP="002F78A2">
      <w:pPr>
        <w:ind w:firstLine="0"/>
        <w:rPr>
          <w:b/>
          <w:sz w:val="8"/>
          <w:szCs w:val="8"/>
        </w:rPr>
      </w:pPr>
    </w:p>
    <w:p w:rsidR="0027241C" w:rsidRPr="0074006A" w:rsidRDefault="0027241C" w:rsidP="00BA6B58">
      <w:pPr>
        <w:tabs>
          <w:tab w:val="left" w:pos="851"/>
          <w:tab w:val="left" w:pos="1134"/>
        </w:tabs>
        <w:ind w:firstLine="0"/>
        <w:rPr>
          <w:i/>
        </w:rPr>
      </w:pPr>
      <w:r w:rsidRPr="0074006A">
        <w:rPr>
          <w:b/>
        </w:rPr>
        <w:t>HTTP</w:t>
      </w:r>
      <w:r w:rsidRPr="0074006A">
        <w:rPr>
          <w:b/>
        </w:rPr>
        <w:tab/>
      </w:r>
      <w:r w:rsidRPr="0074006A">
        <w:rPr>
          <w:b/>
        </w:rPr>
        <w:tab/>
        <w:t>-</w:t>
      </w:r>
      <w:r w:rsidRPr="0074006A">
        <w:rPr>
          <w:b/>
        </w:rPr>
        <w:tab/>
      </w:r>
      <w:r w:rsidRPr="0074006A">
        <w:rPr>
          <w:i/>
        </w:rPr>
        <w:t>HyperText Transfer Protocol</w:t>
      </w:r>
    </w:p>
    <w:p w:rsidR="00104A20" w:rsidRPr="000E2672" w:rsidRDefault="00104A20" w:rsidP="00104A20">
      <w:pPr>
        <w:tabs>
          <w:tab w:val="left" w:pos="851"/>
          <w:tab w:val="left" w:pos="1134"/>
        </w:tabs>
        <w:ind w:firstLine="0"/>
        <w:rPr>
          <w:i/>
          <w:lang w:val="en-US"/>
        </w:rPr>
      </w:pPr>
      <w:r w:rsidRPr="000E2672">
        <w:rPr>
          <w:b/>
          <w:lang w:val="en-US"/>
        </w:rPr>
        <w:t>HTTPS</w:t>
      </w:r>
      <w:r w:rsidRPr="000E2672">
        <w:rPr>
          <w:b/>
          <w:lang w:val="en-US"/>
        </w:rPr>
        <w:tab/>
      </w:r>
      <w:r w:rsidRPr="000E2672">
        <w:rPr>
          <w:b/>
          <w:lang w:val="en-US"/>
        </w:rPr>
        <w:tab/>
        <w:t>-</w:t>
      </w:r>
      <w:r w:rsidRPr="000E2672">
        <w:rPr>
          <w:b/>
          <w:lang w:val="en-US"/>
        </w:rPr>
        <w:tab/>
      </w:r>
      <w:r w:rsidRPr="000E2672">
        <w:rPr>
          <w:i/>
          <w:lang w:val="en-US"/>
        </w:rPr>
        <w:t>HyperText Transfer Protocol Secure</w:t>
      </w:r>
    </w:p>
    <w:p w:rsidR="0027241C" w:rsidRDefault="0027241C" w:rsidP="00BA6B58">
      <w:pPr>
        <w:tabs>
          <w:tab w:val="left" w:pos="851"/>
          <w:tab w:val="left" w:pos="1134"/>
        </w:tabs>
        <w:ind w:firstLine="0"/>
        <w:rPr>
          <w:i/>
          <w:lang w:val="en-US"/>
        </w:rPr>
      </w:pPr>
      <w:r w:rsidRPr="00232203">
        <w:rPr>
          <w:b/>
          <w:lang w:val="en-US"/>
        </w:rPr>
        <w:t>IBM</w:t>
      </w:r>
      <w:r w:rsidRPr="00232203">
        <w:rPr>
          <w:b/>
          <w:lang w:val="en-US"/>
        </w:rPr>
        <w:tab/>
      </w:r>
      <w:r w:rsidRPr="00232203">
        <w:rPr>
          <w:b/>
          <w:lang w:val="en-US"/>
        </w:rPr>
        <w:tab/>
        <w:t>-</w:t>
      </w:r>
      <w:r w:rsidRPr="00232203">
        <w:rPr>
          <w:b/>
          <w:lang w:val="en-US"/>
        </w:rPr>
        <w:tab/>
      </w:r>
      <w:r w:rsidRPr="00C0202B">
        <w:rPr>
          <w:i/>
          <w:lang w:val="en-US"/>
        </w:rPr>
        <w:t>International Business Machines</w:t>
      </w:r>
    </w:p>
    <w:p w:rsidR="0027241C" w:rsidRDefault="0027241C" w:rsidP="00BA6B58">
      <w:pPr>
        <w:tabs>
          <w:tab w:val="left" w:pos="851"/>
          <w:tab w:val="left" w:pos="1134"/>
        </w:tabs>
        <w:ind w:firstLine="0"/>
        <w:rPr>
          <w:i/>
          <w:lang w:val="en-US"/>
        </w:rPr>
      </w:pPr>
      <w:r>
        <w:rPr>
          <w:b/>
          <w:lang w:val="en-US"/>
        </w:rPr>
        <w:t>JSON</w:t>
      </w:r>
      <w:r w:rsidRPr="00232203">
        <w:rPr>
          <w:b/>
          <w:lang w:val="en-US"/>
        </w:rPr>
        <w:tab/>
      </w:r>
      <w:r w:rsidRPr="00232203">
        <w:rPr>
          <w:b/>
          <w:lang w:val="en-US"/>
        </w:rPr>
        <w:tab/>
        <w:t>-</w:t>
      </w:r>
      <w:r w:rsidRPr="00232203">
        <w:rPr>
          <w:b/>
          <w:lang w:val="en-US"/>
        </w:rPr>
        <w:tab/>
      </w:r>
      <w:r w:rsidRPr="004153B0">
        <w:rPr>
          <w:i/>
          <w:lang w:val="en-US"/>
        </w:rPr>
        <w:t>JavaScript Object Notation</w:t>
      </w:r>
    </w:p>
    <w:p w:rsidR="0027241C" w:rsidRPr="0027241C" w:rsidRDefault="0027241C" w:rsidP="00BA6B58">
      <w:pPr>
        <w:tabs>
          <w:tab w:val="left" w:pos="851"/>
          <w:tab w:val="left" w:pos="1134"/>
        </w:tabs>
        <w:ind w:firstLine="0"/>
        <w:rPr>
          <w:i/>
          <w:lang w:val="en-US"/>
        </w:rPr>
      </w:pPr>
      <w:r>
        <w:rPr>
          <w:b/>
          <w:lang w:val="en-US"/>
        </w:rPr>
        <w:t>REST</w:t>
      </w:r>
      <w:r w:rsidRPr="00850C09">
        <w:rPr>
          <w:b/>
          <w:lang w:val="en-US"/>
        </w:rPr>
        <w:tab/>
      </w:r>
      <w:r w:rsidRPr="00850C09">
        <w:rPr>
          <w:b/>
          <w:lang w:val="en-US"/>
        </w:rPr>
        <w:tab/>
        <w:t>-</w:t>
      </w:r>
      <w:r w:rsidRPr="00850C09">
        <w:rPr>
          <w:b/>
          <w:lang w:val="en-US"/>
        </w:rPr>
        <w:tab/>
      </w:r>
      <w:r>
        <w:rPr>
          <w:i/>
          <w:lang w:val="en-US"/>
        </w:rPr>
        <w:t>Representational State Transfer</w:t>
      </w:r>
    </w:p>
    <w:p w:rsidR="00F24B52" w:rsidRPr="004153B0" w:rsidRDefault="007620FD" w:rsidP="00BA6B58">
      <w:pPr>
        <w:tabs>
          <w:tab w:val="left" w:pos="851"/>
          <w:tab w:val="left" w:pos="1134"/>
        </w:tabs>
        <w:ind w:firstLine="0"/>
        <w:rPr>
          <w:i/>
          <w:lang w:val="en-US"/>
        </w:rPr>
      </w:pPr>
      <w:r w:rsidRPr="004153B0">
        <w:rPr>
          <w:b/>
          <w:lang w:val="en-US"/>
        </w:rPr>
        <w:t>SOA</w:t>
      </w:r>
      <w:r w:rsidRPr="004153B0">
        <w:rPr>
          <w:b/>
          <w:lang w:val="en-US"/>
        </w:rPr>
        <w:tab/>
      </w:r>
      <w:r w:rsidRPr="004153B0">
        <w:rPr>
          <w:b/>
          <w:lang w:val="en-US"/>
        </w:rPr>
        <w:tab/>
        <w:t>-</w:t>
      </w:r>
      <w:r w:rsidRPr="004153B0">
        <w:rPr>
          <w:b/>
          <w:lang w:val="en-US"/>
        </w:rPr>
        <w:tab/>
      </w:r>
      <w:r w:rsidR="003A23EC" w:rsidRPr="004153B0">
        <w:rPr>
          <w:i/>
          <w:lang w:val="en-US"/>
        </w:rPr>
        <w:t>Service Oriented Architecture</w:t>
      </w:r>
    </w:p>
    <w:p w:rsidR="0027241C" w:rsidRDefault="0027241C" w:rsidP="0027241C">
      <w:pPr>
        <w:tabs>
          <w:tab w:val="left" w:pos="851"/>
          <w:tab w:val="left" w:pos="1134"/>
        </w:tabs>
        <w:ind w:firstLine="0"/>
        <w:rPr>
          <w:i/>
          <w:lang w:val="en-US"/>
        </w:rPr>
      </w:pPr>
      <w:r>
        <w:rPr>
          <w:b/>
          <w:lang w:val="en-US"/>
        </w:rPr>
        <w:t>SOAP</w:t>
      </w:r>
      <w:r w:rsidRPr="00850C09">
        <w:rPr>
          <w:b/>
          <w:lang w:val="en-US"/>
        </w:rPr>
        <w:tab/>
      </w:r>
      <w:r w:rsidRPr="00850C09">
        <w:rPr>
          <w:b/>
          <w:lang w:val="en-US"/>
        </w:rPr>
        <w:tab/>
        <w:t>-</w:t>
      </w:r>
      <w:r w:rsidRPr="00850C09">
        <w:rPr>
          <w:b/>
          <w:lang w:val="en-US"/>
        </w:rPr>
        <w:tab/>
      </w:r>
      <w:r w:rsidRPr="004168CC">
        <w:rPr>
          <w:i/>
          <w:lang w:val="en-US"/>
        </w:rPr>
        <w:t>Simple Object Access Protocol</w:t>
      </w:r>
    </w:p>
    <w:p w:rsidR="0027241C" w:rsidRPr="004153B0" w:rsidRDefault="0027241C" w:rsidP="0027241C">
      <w:pPr>
        <w:tabs>
          <w:tab w:val="left" w:pos="851"/>
          <w:tab w:val="left" w:pos="1134"/>
        </w:tabs>
        <w:ind w:firstLine="0"/>
        <w:rPr>
          <w:i/>
          <w:lang w:val="en-US"/>
        </w:rPr>
      </w:pPr>
      <w:r w:rsidRPr="004153B0">
        <w:rPr>
          <w:b/>
          <w:lang w:val="en-US"/>
        </w:rPr>
        <w:t>SW</w:t>
      </w:r>
      <w:r w:rsidRPr="004153B0">
        <w:rPr>
          <w:b/>
          <w:lang w:val="en-US"/>
        </w:rPr>
        <w:tab/>
      </w:r>
      <w:r w:rsidRPr="004153B0">
        <w:rPr>
          <w:b/>
          <w:lang w:val="en-US"/>
        </w:rPr>
        <w:tab/>
        <w:t>-</w:t>
      </w:r>
      <w:r w:rsidRPr="004153B0">
        <w:rPr>
          <w:b/>
          <w:lang w:val="en-US"/>
        </w:rPr>
        <w:tab/>
      </w:r>
      <w:r w:rsidRPr="004153B0">
        <w:rPr>
          <w:i/>
          <w:lang w:val="en-US"/>
        </w:rPr>
        <w:t>Software</w:t>
      </w:r>
    </w:p>
    <w:p w:rsidR="0027241C" w:rsidRPr="000E2672" w:rsidRDefault="0027241C" w:rsidP="0027241C">
      <w:pPr>
        <w:tabs>
          <w:tab w:val="left" w:pos="851"/>
          <w:tab w:val="left" w:pos="1134"/>
        </w:tabs>
        <w:ind w:firstLine="0"/>
        <w:rPr>
          <w:b/>
          <w:lang w:val="en-US"/>
        </w:rPr>
      </w:pPr>
      <w:r w:rsidRPr="000E2672">
        <w:rPr>
          <w:b/>
          <w:lang w:val="en-US"/>
        </w:rPr>
        <w:t>TCP</w:t>
      </w:r>
      <w:r w:rsidRPr="000E2672">
        <w:rPr>
          <w:b/>
          <w:lang w:val="en-US"/>
        </w:rPr>
        <w:tab/>
      </w:r>
      <w:r w:rsidRPr="000E2672">
        <w:rPr>
          <w:b/>
          <w:lang w:val="en-US"/>
        </w:rPr>
        <w:tab/>
        <w:t>-</w:t>
      </w:r>
      <w:r w:rsidRPr="000E2672">
        <w:rPr>
          <w:b/>
          <w:lang w:val="en-US"/>
        </w:rPr>
        <w:tab/>
      </w:r>
      <w:r w:rsidRPr="000E2672">
        <w:rPr>
          <w:i/>
          <w:lang w:val="en-US"/>
        </w:rPr>
        <w:t>Transmission Control Protocol</w:t>
      </w:r>
      <w:r w:rsidRPr="000E2672">
        <w:rPr>
          <w:b/>
          <w:lang w:val="en-US"/>
        </w:rPr>
        <w:t xml:space="preserve"> </w:t>
      </w:r>
    </w:p>
    <w:p w:rsidR="0027241C" w:rsidRPr="002003D4" w:rsidRDefault="0027241C" w:rsidP="00BA6B58">
      <w:pPr>
        <w:tabs>
          <w:tab w:val="left" w:pos="851"/>
          <w:tab w:val="left" w:pos="1134"/>
        </w:tabs>
        <w:ind w:firstLine="0"/>
        <w:rPr>
          <w:i/>
        </w:rPr>
      </w:pPr>
      <w:r w:rsidRPr="00232203">
        <w:rPr>
          <w:b/>
        </w:rPr>
        <w:t>TI</w:t>
      </w:r>
      <w:r w:rsidRPr="00232203">
        <w:rPr>
          <w:b/>
        </w:rPr>
        <w:tab/>
      </w:r>
      <w:r w:rsidRPr="00232203">
        <w:rPr>
          <w:b/>
        </w:rPr>
        <w:tab/>
        <w:t>-</w:t>
      </w:r>
      <w:r w:rsidRPr="00232203">
        <w:rPr>
          <w:b/>
        </w:rPr>
        <w:tab/>
      </w:r>
      <w:r>
        <w:rPr>
          <w:i/>
        </w:rPr>
        <w:t>Tecnologia da Informação</w:t>
      </w:r>
    </w:p>
    <w:p w:rsidR="004168CC" w:rsidRPr="000E2672" w:rsidRDefault="004168CC" w:rsidP="004168CC">
      <w:pPr>
        <w:tabs>
          <w:tab w:val="left" w:pos="851"/>
          <w:tab w:val="left" w:pos="1134"/>
        </w:tabs>
        <w:ind w:firstLine="0"/>
        <w:rPr>
          <w:i/>
        </w:rPr>
      </w:pPr>
      <w:r w:rsidRPr="000E2672">
        <w:rPr>
          <w:b/>
        </w:rPr>
        <w:t>UML</w:t>
      </w:r>
      <w:r w:rsidRPr="000E2672">
        <w:rPr>
          <w:b/>
        </w:rPr>
        <w:tab/>
      </w:r>
      <w:r w:rsidRPr="000E2672">
        <w:rPr>
          <w:b/>
        </w:rPr>
        <w:tab/>
        <w:t>-</w:t>
      </w:r>
      <w:r w:rsidRPr="000E2672">
        <w:rPr>
          <w:b/>
        </w:rPr>
        <w:tab/>
      </w:r>
      <w:r w:rsidRPr="000E2672">
        <w:rPr>
          <w:rStyle w:val="apple-converted-space"/>
          <w:rFonts w:ascii="Arial" w:hAnsi="Arial" w:cs="Arial"/>
          <w:color w:val="000000"/>
        </w:rPr>
        <w:t> </w:t>
      </w:r>
      <w:r w:rsidRPr="000E2672">
        <w:rPr>
          <w:i/>
        </w:rPr>
        <w:t>Unified Modeling Language</w:t>
      </w:r>
    </w:p>
    <w:p w:rsidR="0027241C" w:rsidRDefault="0027241C" w:rsidP="004168CC">
      <w:pPr>
        <w:tabs>
          <w:tab w:val="left" w:pos="851"/>
          <w:tab w:val="left" w:pos="1134"/>
        </w:tabs>
        <w:ind w:firstLine="0"/>
        <w:rPr>
          <w:i/>
          <w:lang w:val="en-US"/>
        </w:rPr>
      </w:pPr>
      <w:r>
        <w:rPr>
          <w:b/>
          <w:lang w:val="en-US"/>
        </w:rPr>
        <w:t>WSDL</w:t>
      </w:r>
      <w:r w:rsidRPr="00232203">
        <w:rPr>
          <w:b/>
          <w:lang w:val="en-US"/>
        </w:rPr>
        <w:tab/>
      </w:r>
      <w:r w:rsidRPr="00232203">
        <w:rPr>
          <w:b/>
          <w:lang w:val="en-US"/>
        </w:rPr>
        <w:tab/>
        <w:t>-</w:t>
      </w:r>
      <w:r w:rsidRPr="00232203">
        <w:rPr>
          <w:b/>
          <w:lang w:val="en-US"/>
        </w:rPr>
        <w:tab/>
      </w:r>
      <w:hyperlink r:id="rId10" w:history="1">
        <w:r w:rsidRPr="00C0202B">
          <w:rPr>
            <w:i/>
            <w:lang w:val="en-US"/>
          </w:rPr>
          <w:t>Web Service Definition Language</w:t>
        </w:r>
      </w:hyperlink>
    </w:p>
    <w:p w:rsidR="0027241C" w:rsidRDefault="0027241C" w:rsidP="0027241C">
      <w:pPr>
        <w:tabs>
          <w:tab w:val="left" w:pos="851"/>
          <w:tab w:val="left" w:pos="1134"/>
        </w:tabs>
        <w:ind w:firstLine="0"/>
        <w:rPr>
          <w:i/>
          <w:lang w:val="en-US"/>
        </w:rPr>
      </w:pPr>
      <w:r w:rsidRPr="00850C09">
        <w:rPr>
          <w:b/>
          <w:lang w:val="en-US"/>
        </w:rPr>
        <w:t>WWW</w:t>
      </w:r>
      <w:r w:rsidRPr="00850C09">
        <w:rPr>
          <w:b/>
          <w:lang w:val="en-US"/>
        </w:rPr>
        <w:tab/>
      </w:r>
      <w:r w:rsidRPr="00850C09">
        <w:rPr>
          <w:b/>
          <w:lang w:val="en-US"/>
        </w:rPr>
        <w:tab/>
        <w:t>-</w:t>
      </w:r>
      <w:r w:rsidRPr="00850C09">
        <w:rPr>
          <w:b/>
          <w:lang w:val="en-US"/>
        </w:rPr>
        <w:tab/>
      </w:r>
      <w:r w:rsidRPr="00850C09">
        <w:rPr>
          <w:i/>
          <w:lang w:val="en-US"/>
        </w:rPr>
        <w:t>World Wide Web</w:t>
      </w:r>
    </w:p>
    <w:p w:rsidR="0027241C" w:rsidRDefault="0027241C" w:rsidP="004168CC">
      <w:pPr>
        <w:tabs>
          <w:tab w:val="left" w:pos="851"/>
          <w:tab w:val="left" w:pos="1134"/>
        </w:tabs>
        <w:ind w:firstLine="0"/>
        <w:rPr>
          <w:i/>
          <w:lang w:val="en-US"/>
        </w:rPr>
      </w:pPr>
      <w:r>
        <w:rPr>
          <w:b/>
          <w:lang w:val="en-US"/>
        </w:rPr>
        <w:t>XML</w:t>
      </w:r>
      <w:r w:rsidRPr="00850C09">
        <w:rPr>
          <w:b/>
          <w:lang w:val="en-US"/>
        </w:rPr>
        <w:tab/>
      </w:r>
      <w:r w:rsidRPr="00850C09">
        <w:rPr>
          <w:b/>
          <w:lang w:val="en-US"/>
        </w:rPr>
        <w:tab/>
        <w:t>-</w:t>
      </w:r>
      <w:r w:rsidRPr="00850C09">
        <w:rPr>
          <w:b/>
          <w:lang w:val="en-US"/>
        </w:rPr>
        <w:tab/>
      </w:r>
      <w:r w:rsidRPr="00E22AF4">
        <w:rPr>
          <w:i/>
          <w:lang w:val="en-US"/>
        </w:rPr>
        <w:t>eXtensible Markup Language</w:t>
      </w:r>
    </w:p>
    <w:p w:rsidR="001C27FD" w:rsidRPr="001C27FD" w:rsidRDefault="001C27F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4168CC">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B24798" w:rsidRPr="00232203" w:rsidRDefault="00B24798" w:rsidP="00E22AF4">
      <w:pPr>
        <w:tabs>
          <w:tab w:val="left" w:pos="851"/>
          <w:tab w:val="left" w:pos="1134"/>
        </w:tabs>
        <w:ind w:firstLine="0"/>
        <w:rPr>
          <w:b/>
          <w:lang w:val="en-US"/>
        </w:rPr>
      </w:pPr>
    </w:p>
    <w:p w:rsidR="00E22AF4" w:rsidRPr="00232203" w:rsidRDefault="00E22AF4" w:rsidP="008F2BD1">
      <w:pPr>
        <w:tabs>
          <w:tab w:val="left" w:pos="851"/>
          <w:tab w:val="left" w:pos="1134"/>
        </w:tabs>
        <w:ind w:firstLine="0"/>
        <w:rPr>
          <w:b/>
          <w:lang w:val="en-US"/>
        </w:rPr>
      </w:pPr>
    </w:p>
    <w:p w:rsidR="008F2BD1" w:rsidRPr="00232203" w:rsidRDefault="008F2BD1" w:rsidP="0005183F">
      <w:pPr>
        <w:tabs>
          <w:tab w:val="left" w:pos="851"/>
          <w:tab w:val="left" w:pos="1134"/>
        </w:tabs>
        <w:ind w:firstLine="0"/>
        <w:rPr>
          <w:b/>
          <w:lang w:val="en-US"/>
        </w:rPr>
      </w:pPr>
    </w:p>
    <w:p w:rsidR="00021DF7" w:rsidRPr="00232203" w:rsidRDefault="002F78A2" w:rsidP="00BA6B58">
      <w:pPr>
        <w:tabs>
          <w:tab w:val="left" w:pos="851"/>
          <w:tab w:val="left" w:pos="1134"/>
        </w:tabs>
        <w:ind w:firstLine="0"/>
        <w:rPr>
          <w:b/>
          <w:lang w:val="en-US"/>
        </w:rPr>
      </w:pPr>
      <w:r w:rsidRPr="00232203">
        <w:rPr>
          <w:b/>
          <w:lang w:val="en-US"/>
        </w:rPr>
        <w:br w:type="page"/>
      </w:r>
    </w:p>
    <w:p w:rsidR="00DF4DB8" w:rsidRDefault="00DF4DB8" w:rsidP="001774C8">
      <w:pPr>
        <w:ind w:firstLine="0"/>
        <w:jc w:val="center"/>
        <w:rPr>
          <w:b/>
          <w:sz w:val="28"/>
          <w:lang w:val="en-US"/>
        </w:rPr>
      </w:pPr>
      <w:r w:rsidRPr="00232203">
        <w:rPr>
          <w:b/>
          <w:sz w:val="28"/>
          <w:lang w:val="en-US"/>
        </w:rPr>
        <w:lastRenderedPageBreak/>
        <w:t>SUMÁRIO</w:t>
      </w:r>
    </w:p>
    <w:p w:rsidR="0027241C" w:rsidRDefault="0027241C" w:rsidP="001774C8">
      <w:pPr>
        <w:ind w:firstLine="0"/>
        <w:jc w:val="center"/>
        <w:rPr>
          <w:b/>
          <w:sz w:val="28"/>
          <w:lang w:val="en-US"/>
        </w:rPr>
      </w:pPr>
    </w:p>
    <w:p w:rsidR="0027241C" w:rsidRPr="00232203" w:rsidRDefault="0027241C" w:rsidP="001774C8">
      <w:pPr>
        <w:ind w:firstLine="0"/>
        <w:jc w:val="center"/>
        <w:rPr>
          <w:b/>
          <w:sz w:val="28"/>
          <w:lang w:val="en-US"/>
        </w:rPr>
      </w:pPr>
    </w:p>
    <w:bookmarkStart w:id="2" w:name="_GoBack"/>
    <w:bookmarkEnd w:id="2"/>
    <w:p w:rsidR="00FE58F8" w:rsidRDefault="00A13190">
      <w:pPr>
        <w:pStyle w:val="Sumrio1"/>
        <w:rPr>
          <w:rFonts w:asciiTheme="minorHAnsi" w:eastAsiaTheme="minorEastAsia" w:hAnsiTheme="minorHAnsi" w:cstheme="minorBidi"/>
          <w:noProof/>
          <w:sz w:val="22"/>
          <w:szCs w:val="22"/>
          <w:lang w:eastAsia="pt-BR"/>
        </w:rPr>
      </w:pPr>
      <w:r>
        <w:rPr>
          <w:b/>
        </w:rPr>
        <w:fldChar w:fldCharType="begin"/>
      </w:r>
      <w:r w:rsidR="00DC66C4">
        <w:rPr>
          <w:b/>
        </w:rPr>
        <w:instrText xml:space="preserve"> TOC \o "1-3" \h \z \u </w:instrText>
      </w:r>
      <w:r>
        <w:rPr>
          <w:b/>
        </w:rPr>
        <w:fldChar w:fldCharType="separate"/>
      </w:r>
      <w:hyperlink w:anchor="_Toc332487353" w:history="1">
        <w:r w:rsidR="00FE58F8" w:rsidRPr="005571A1">
          <w:rPr>
            <w:rStyle w:val="Hyperlink"/>
            <w:noProof/>
          </w:rPr>
          <w:t>1</w:t>
        </w:r>
        <w:r w:rsidR="00FE58F8">
          <w:rPr>
            <w:rFonts w:asciiTheme="minorHAnsi" w:eastAsiaTheme="minorEastAsia" w:hAnsiTheme="minorHAnsi" w:cstheme="minorBidi"/>
            <w:noProof/>
            <w:sz w:val="22"/>
            <w:szCs w:val="22"/>
            <w:lang w:eastAsia="pt-BR"/>
          </w:rPr>
          <w:tab/>
        </w:r>
        <w:r w:rsidR="00FE58F8" w:rsidRPr="005571A1">
          <w:rPr>
            <w:rStyle w:val="Hyperlink"/>
            <w:noProof/>
          </w:rPr>
          <w:t>Introdução</w:t>
        </w:r>
        <w:r w:rsidR="00FE58F8">
          <w:rPr>
            <w:noProof/>
            <w:webHidden/>
          </w:rPr>
          <w:tab/>
        </w:r>
        <w:r w:rsidR="00FE58F8">
          <w:rPr>
            <w:noProof/>
            <w:webHidden/>
          </w:rPr>
          <w:fldChar w:fldCharType="begin"/>
        </w:r>
        <w:r w:rsidR="00FE58F8">
          <w:rPr>
            <w:noProof/>
            <w:webHidden/>
          </w:rPr>
          <w:instrText xml:space="preserve"> PAGEREF _Toc332487353 \h </w:instrText>
        </w:r>
        <w:r w:rsidR="00FE58F8">
          <w:rPr>
            <w:noProof/>
            <w:webHidden/>
          </w:rPr>
        </w:r>
        <w:r w:rsidR="00FE58F8">
          <w:rPr>
            <w:noProof/>
            <w:webHidden/>
          </w:rPr>
          <w:fldChar w:fldCharType="separate"/>
        </w:r>
        <w:r w:rsidR="00FE58F8">
          <w:rPr>
            <w:noProof/>
            <w:webHidden/>
          </w:rPr>
          <w:t>1</w:t>
        </w:r>
        <w:r w:rsidR="00FE58F8">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54" w:history="1">
        <w:r w:rsidRPr="005571A1">
          <w:rPr>
            <w:rStyle w:val="Hyperlink"/>
            <w:noProof/>
          </w:rPr>
          <w:t>1.2</w:t>
        </w:r>
        <w:r>
          <w:rPr>
            <w:rFonts w:asciiTheme="minorHAnsi" w:eastAsiaTheme="minorEastAsia" w:hAnsiTheme="minorHAnsi" w:cstheme="minorBidi"/>
            <w:noProof/>
            <w:sz w:val="22"/>
            <w:szCs w:val="22"/>
            <w:lang w:eastAsia="pt-BR"/>
          </w:rPr>
          <w:tab/>
        </w:r>
        <w:r w:rsidRPr="005571A1">
          <w:rPr>
            <w:rStyle w:val="Hyperlink"/>
            <w:noProof/>
          </w:rPr>
          <w:t>Motivação</w:t>
        </w:r>
        <w:r>
          <w:rPr>
            <w:noProof/>
            <w:webHidden/>
          </w:rPr>
          <w:tab/>
        </w:r>
        <w:r>
          <w:rPr>
            <w:noProof/>
            <w:webHidden/>
          </w:rPr>
          <w:fldChar w:fldCharType="begin"/>
        </w:r>
        <w:r>
          <w:rPr>
            <w:noProof/>
            <w:webHidden/>
          </w:rPr>
          <w:instrText xml:space="preserve"> PAGEREF _Toc332487354 \h </w:instrText>
        </w:r>
        <w:r>
          <w:rPr>
            <w:noProof/>
            <w:webHidden/>
          </w:rPr>
        </w:r>
        <w:r>
          <w:rPr>
            <w:noProof/>
            <w:webHidden/>
          </w:rPr>
          <w:fldChar w:fldCharType="separate"/>
        </w:r>
        <w:r>
          <w:rPr>
            <w:noProof/>
            <w:webHidden/>
          </w:rPr>
          <w:t>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55" w:history="1">
        <w:r w:rsidRPr="005571A1">
          <w:rPr>
            <w:rStyle w:val="Hyperlink"/>
            <w:noProof/>
          </w:rPr>
          <w:t>1.4</w:t>
        </w:r>
        <w:r>
          <w:rPr>
            <w:rFonts w:asciiTheme="minorHAnsi" w:eastAsiaTheme="minorEastAsia" w:hAnsiTheme="minorHAnsi" w:cstheme="minorBidi"/>
            <w:noProof/>
            <w:sz w:val="22"/>
            <w:szCs w:val="22"/>
            <w:lang w:eastAsia="pt-BR"/>
          </w:rPr>
          <w:tab/>
        </w:r>
        <w:r w:rsidRPr="005571A1">
          <w:rPr>
            <w:rStyle w:val="Hyperlink"/>
            <w:noProof/>
          </w:rPr>
          <w:t>Objetivos Específicos</w:t>
        </w:r>
        <w:r>
          <w:rPr>
            <w:noProof/>
            <w:webHidden/>
          </w:rPr>
          <w:tab/>
        </w:r>
        <w:r>
          <w:rPr>
            <w:noProof/>
            <w:webHidden/>
          </w:rPr>
          <w:fldChar w:fldCharType="begin"/>
        </w:r>
        <w:r>
          <w:rPr>
            <w:noProof/>
            <w:webHidden/>
          </w:rPr>
          <w:instrText xml:space="preserve"> PAGEREF _Toc332487355 \h </w:instrText>
        </w:r>
        <w:r>
          <w:rPr>
            <w:noProof/>
            <w:webHidden/>
          </w:rPr>
        </w:r>
        <w:r>
          <w:rPr>
            <w:noProof/>
            <w:webHidden/>
          </w:rPr>
          <w:fldChar w:fldCharType="separate"/>
        </w:r>
        <w:r>
          <w:rPr>
            <w:noProof/>
            <w:webHidden/>
          </w:rPr>
          <w:t>2</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56" w:history="1">
        <w:r w:rsidRPr="005571A1">
          <w:rPr>
            <w:rStyle w:val="Hyperlink"/>
            <w:noProof/>
          </w:rPr>
          <w:t>1.5</w:t>
        </w:r>
        <w:r>
          <w:rPr>
            <w:rFonts w:asciiTheme="minorHAnsi" w:eastAsiaTheme="minorEastAsia" w:hAnsiTheme="minorHAnsi" w:cstheme="minorBidi"/>
            <w:noProof/>
            <w:sz w:val="22"/>
            <w:szCs w:val="22"/>
            <w:lang w:eastAsia="pt-BR"/>
          </w:rPr>
          <w:tab/>
        </w:r>
        <w:r w:rsidRPr="005571A1">
          <w:rPr>
            <w:rStyle w:val="Hyperlink"/>
            <w:noProof/>
          </w:rPr>
          <w:t>Estrutura do Trabalho</w:t>
        </w:r>
        <w:r>
          <w:rPr>
            <w:noProof/>
            <w:webHidden/>
          </w:rPr>
          <w:tab/>
        </w:r>
        <w:r>
          <w:rPr>
            <w:noProof/>
            <w:webHidden/>
          </w:rPr>
          <w:fldChar w:fldCharType="begin"/>
        </w:r>
        <w:r>
          <w:rPr>
            <w:noProof/>
            <w:webHidden/>
          </w:rPr>
          <w:instrText xml:space="preserve"> PAGEREF _Toc332487356 \h </w:instrText>
        </w:r>
        <w:r>
          <w:rPr>
            <w:noProof/>
            <w:webHidden/>
          </w:rPr>
        </w:r>
        <w:r>
          <w:rPr>
            <w:noProof/>
            <w:webHidden/>
          </w:rPr>
          <w:fldChar w:fldCharType="separate"/>
        </w:r>
        <w:r>
          <w:rPr>
            <w:noProof/>
            <w:webHidden/>
          </w:rPr>
          <w:t>2</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57" w:history="1">
        <w:r w:rsidRPr="005571A1">
          <w:rPr>
            <w:rStyle w:val="Hyperlink"/>
            <w:noProof/>
          </w:rPr>
          <w:t>2</w:t>
        </w:r>
        <w:r>
          <w:rPr>
            <w:rFonts w:asciiTheme="minorHAnsi" w:eastAsiaTheme="minorEastAsia" w:hAnsiTheme="minorHAnsi" w:cstheme="minorBidi"/>
            <w:noProof/>
            <w:sz w:val="22"/>
            <w:szCs w:val="22"/>
            <w:lang w:eastAsia="pt-BR"/>
          </w:rPr>
          <w:tab/>
        </w:r>
        <w:r w:rsidRPr="005571A1">
          <w:rPr>
            <w:rStyle w:val="Hyperlink"/>
            <w:noProof/>
          </w:rPr>
          <w:t>Integração de Sistemas</w:t>
        </w:r>
        <w:r>
          <w:rPr>
            <w:noProof/>
            <w:webHidden/>
          </w:rPr>
          <w:tab/>
        </w:r>
        <w:r>
          <w:rPr>
            <w:noProof/>
            <w:webHidden/>
          </w:rPr>
          <w:fldChar w:fldCharType="begin"/>
        </w:r>
        <w:r>
          <w:rPr>
            <w:noProof/>
            <w:webHidden/>
          </w:rPr>
          <w:instrText xml:space="preserve"> PAGEREF _Toc332487357 \h </w:instrText>
        </w:r>
        <w:r>
          <w:rPr>
            <w:noProof/>
            <w:webHidden/>
          </w:rPr>
        </w:r>
        <w:r>
          <w:rPr>
            <w:noProof/>
            <w:webHidden/>
          </w:rPr>
          <w:fldChar w:fldCharType="separate"/>
        </w:r>
        <w:r>
          <w:rPr>
            <w:noProof/>
            <w:webHidden/>
          </w:rPr>
          <w:t>4</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58" w:history="1">
        <w:r w:rsidRPr="005571A1">
          <w:rPr>
            <w:rStyle w:val="Hyperlink"/>
            <w:noProof/>
          </w:rPr>
          <w:t>2.1</w:t>
        </w:r>
        <w:r>
          <w:rPr>
            <w:rFonts w:asciiTheme="minorHAnsi" w:eastAsiaTheme="minorEastAsia" w:hAnsiTheme="minorHAnsi" w:cstheme="minorBidi"/>
            <w:noProof/>
            <w:sz w:val="22"/>
            <w:szCs w:val="22"/>
            <w:lang w:eastAsia="pt-BR"/>
          </w:rPr>
          <w:tab/>
        </w:r>
        <w:r w:rsidRPr="005571A1">
          <w:rPr>
            <w:rStyle w:val="Hyperlink"/>
            <w:noProof/>
          </w:rPr>
          <w:t>Integração Via Sockets</w:t>
        </w:r>
        <w:r>
          <w:rPr>
            <w:noProof/>
            <w:webHidden/>
          </w:rPr>
          <w:tab/>
        </w:r>
        <w:r>
          <w:rPr>
            <w:noProof/>
            <w:webHidden/>
          </w:rPr>
          <w:fldChar w:fldCharType="begin"/>
        </w:r>
        <w:r>
          <w:rPr>
            <w:noProof/>
            <w:webHidden/>
          </w:rPr>
          <w:instrText xml:space="preserve"> PAGEREF _Toc332487358 \h </w:instrText>
        </w:r>
        <w:r>
          <w:rPr>
            <w:noProof/>
            <w:webHidden/>
          </w:rPr>
        </w:r>
        <w:r>
          <w:rPr>
            <w:noProof/>
            <w:webHidden/>
          </w:rPr>
          <w:fldChar w:fldCharType="separate"/>
        </w:r>
        <w:r>
          <w:rPr>
            <w:noProof/>
            <w:webHidden/>
          </w:rPr>
          <w:t>7</w:t>
        </w:r>
        <w:r>
          <w:rPr>
            <w:noProof/>
            <w:webHidden/>
          </w:rPr>
          <w:fldChar w:fldCharType="end"/>
        </w:r>
      </w:hyperlink>
    </w:p>
    <w:p w:rsidR="00FE58F8" w:rsidRDefault="00FE58F8">
      <w:pPr>
        <w:pStyle w:val="Sumrio3"/>
        <w:rPr>
          <w:rFonts w:asciiTheme="minorHAnsi" w:eastAsiaTheme="minorEastAsia" w:hAnsiTheme="minorHAnsi" w:cstheme="minorBidi"/>
          <w:noProof/>
          <w:sz w:val="22"/>
          <w:szCs w:val="22"/>
          <w:lang w:eastAsia="pt-BR"/>
        </w:rPr>
      </w:pPr>
      <w:hyperlink w:anchor="_Toc332487359" w:history="1">
        <w:r w:rsidRPr="005571A1">
          <w:rPr>
            <w:rStyle w:val="Hyperlink"/>
            <w:noProof/>
          </w:rPr>
          <w:t>2.2</w:t>
        </w:r>
        <w:r>
          <w:rPr>
            <w:rFonts w:asciiTheme="minorHAnsi" w:eastAsiaTheme="minorEastAsia" w:hAnsiTheme="minorHAnsi" w:cstheme="minorBidi"/>
            <w:noProof/>
            <w:sz w:val="22"/>
            <w:szCs w:val="22"/>
            <w:lang w:eastAsia="pt-BR"/>
          </w:rPr>
          <w:tab/>
        </w:r>
        <w:r w:rsidRPr="005571A1">
          <w:rPr>
            <w:rStyle w:val="Hyperlink"/>
            <w:noProof/>
          </w:rPr>
          <w:t>Integração Via Troca de Mensagens HTTP</w:t>
        </w:r>
        <w:r>
          <w:rPr>
            <w:noProof/>
            <w:webHidden/>
          </w:rPr>
          <w:tab/>
        </w:r>
        <w:r>
          <w:rPr>
            <w:noProof/>
            <w:webHidden/>
          </w:rPr>
          <w:fldChar w:fldCharType="begin"/>
        </w:r>
        <w:r>
          <w:rPr>
            <w:noProof/>
            <w:webHidden/>
          </w:rPr>
          <w:instrText xml:space="preserve"> PAGEREF _Toc332487359 \h </w:instrText>
        </w:r>
        <w:r>
          <w:rPr>
            <w:noProof/>
            <w:webHidden/>
          </w:rPr>
        </w:r>
        <w:r>
          <w:rPr>
            <w:noProof/>
            <w:webHidden/>
          </w:rPr>
          <w:fldChar w:fldCharType="separate"/>
        </w:r>
        <w:r>
          <w:rPr>
            <w:noProof/>
            <w:webHidden/>
          </w:rPr>
          <w:t>8</w:t>
        </w:r>
        <w:r>
          <w:rPr>
            <w:noProof/>
            <w:webHidden/>
          </w:rPr>
          <w:fldChar w:fldCharType="end"/>
        </w:r>
      </w:hyperlink>
    </w:p>
    <w:p w:rsidR="00FE58F8" w:rsidRDefault="00FE58F8">
      <w:pPr>
        <w:pStyle w:val="Sumrio3"/>
        <w:rPr>
          <w:rFonts w:asciiTheme="minorHAnsi" w:eastAsiaTheme="minorEastAsia" w:hAnsiTheme="minorHAnsi" w:cstheme="minorBidi"/>
          <w:noProof/>
          <w:sz w:val="22"/>
          <w:szCs w:val="22"/>
          <w:lang w:eastAsia="pt-BR"/>
        </w:rPr>
      </w:pPr>
      <w:hyperlink w:anchor="_Toc332487360" w:history="1">
        <w:r w:rsidRPr="005571A1">
          <w:rPr>
            <w:rStyle w:val="Hyperlink"/>
            <w:noProof/>
          </w:rPr>
          <w:t>2.3</w:t>
        </w:r>
        <w:r>
          <w:rPr>
            <w:rFonts w:asciiTheme="minorHAnsi" w:eastAsiaTheme="minorEastAsia" w:hAnsiTheme="minorHAnsi" w:cstheme="minorBidi"/>
            <w:noProof/>
            <w:sz w:val="22"/>
            <w:szCs w:val="22"/>
            <w:lang w:eastAsia="pt-BR"/>
          </w:rPr>
          <w:tab/>
        </w:r>
        <w:r w:rsidRPr="005571A1">
          <w:rPr>
            <w:rStyle w:val="Hyperlink"/>
            <w:noProof/>
          </w:rPr>
          <w:t>Integração Via Web Service</w:t>
        </w:r>
        <w:r>
          <w:rPr>
            <w:noProof/>
            <w:webHidden/>
          </w:rPr>
          <w:tab/>
        </w:r>
        <w:r>
          <w:rPr>
            <w:noProof/>
            <w:webHidden/>
          </w:rPr>
          <w:fldChar w:fldCharType="begin"/>
        </w:r>
        <w:r>
          <w:rPr>
            <w:noProof/>
            <w:webHidden/>
          </w:rPr>
          <w:instrText xml:space="preserve"> PAGEREF _Toc332487360 \h </w:instrText>
        </w:r>
        <w:r>
          <w:rPr>
            <w:noProof/>
            <w:webHidden/>
          </w:rPr>
        </w:r>
        <w:r>
          <w:rPr>
            <w:noProof/>
            <w:webHidden/>
          </w:rPr>
          <w:fldChar w:fldCharType="separate"/>
        </w:r>
        <w:r>
          <w:rPr>
            <w:noProof/>
            <w:webHidden/>
          </w:rPr>
          <w:t>10</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61" w:history="1">
        <w:r w:rsidRPr="005571A1">
          <w:rPr>
            <w:rStyle w:val="Hyperlink"/>
            <w:noProof/>
          </w:rPr>
          <w:t>3</w:t>
        </w:r>
        <w:r>
          <w:rPr>
            <w:rFonts w:asciiTheme="minorHAnsi" w:eastAsiaTheme="minorEastAsia" w:hAnsiTheme="minorHAnsi" w:cstheme="minorBidi"/>
            <w:noProof/>
            <w:sz w:val="22"/>
            <w:szCs w:val="22"/>
            <w:lang w:eastAsia="pt-BR"/>
          </w:rPr>
          <w:tab/>
        </w:r>
        <w:r w:rsidRPr="005571A1">
          <w:rPr>
            <w:rStyle w:val="Hyperlink"/>
            <w:noProof/>
          </w:rPr>
          <w:t>Arquitetura Orientada a Serviços</w:t>
        </w:r>
        <w:r>
          <w:rPr>
            <w:noProof/>
            <w:webHidden/>
          </w:rPr>
          <w:tab/>
        </w:r>
        <w:r>
          <w:rPr>
            <w:noProof/>
            <w:webHidden/>
          </w:rPr>
          <w:fldChar w:fldCharType="begin"/>
        </w:r>
        <w:r>
          <w:rPr>
            <w:noProof/>
            <w:webHidden/>
          </w:rPr>
          <w:instrText xml:space="preserve"> PAGEREF _Toc332487361 \h </w:instrText>
        </w:r>
        <w:r>
          <w:rPr>
            <w:noProof/>
            <w:webHidden/>
          </w:rPr>
        </w:r>
        <w:r>
          <w:rPr>
            <w:noProof/>
            <w:webHidden/>
          </w:rPr>
          <w:fldChar w:fldCharType="separate"/>
        </w:r>
        <w:r>
          <w:rPr>
            <w:noProof/>
            <w:webHidden/>
          </w:rPr>
          <w:t>13</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2" w:history="1">
        <w:r w:rsidRPr="005571A1">
          <w:rPr>
            <w:rStyle w:val="Hyperlink"/>
            <w:noProof/>
          </w:rPr>
          <w:t>3.1</w:t>
        </w:r>
        <w:r>
          <w:rPr>
            <w:rFonts w:asciiTheme="minorHAnsi" w:eastAsiaTheme="minorEastAsia" w:hAnsiTheme="minorHAnsi" w:cstheme="minorBidi"/>
            <w:noProof/>
            <w:sz w:val="22"/>
            <w:szCs w:val="22"/>
            <w:lang w:eastAsia="pt-BR"/>
          </w:rPr>
          <w:tab/>
        </w:r>
        <w:r w:rsidRPr="005571A1">
          <w:rPr>
            <w:rStyle w:val="Hyperlink"/>
            <w:noProof/>
          </w:rPr>
          <w:t>Baixo Acoplamento</w:t>
        </w:r>
        <w:r>
          <w:rPr>
            <w:noProof/>
            <w:webHidden/>
          </w:rPr>
          <w:tab/>
        </w:r>
        <w:r>
          <w:rPr>
            <w:noProof/>
            <w:webHidden/>
          </w:rPr>
          <w:fldChar w:fldCharType="begin"/>
        </w:r>
        <w:r>
          <w:rPr>
            <w:noProof/>
            <w:webHidden/>
          </w:rPr>
          <w:instrText xml:space="preserve"> PAGEREF _Toc332487362 \h </w:instrText>
        </w:r>
        <w:r>
          <w:rPr>
            <w:noProof/>
            <w:webHidden/>
          </w:rPr>
        </w:r>
        <w:r>
          <w:rPr>
            <w:noProof/>
            <w:webHidden/>
          </w:rPr>
          <w:fldChar w:fldCharType="separate"/>
        </w:r>
        <w:r>
          <w:rPr>
            <w:noProof/>
            <w:webHidden/>
          </w:rPr>
          <w:t>14</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3" w:history="1">
        <w:r w:rsidRPr="005571A1">
          <w:rPr>
            <w:rStyle w:val="Hyperlink"/>
            <w:noProof/>
          </w:rPr>
          <w:t>3.2</w:t>
        </w:r>
        <w:r>
          <w:rPr>
            <w:rFonts w:asciiTheme="minorHAnsi" w:eastAsiaTheme="minorEastAsia" w:hAnsiTheme="minorHAnsi" w:cstheme="minorBidi"/>
            <w:noProof/>
            <w:sz w:val="22"/>
            <w:szCs w:val="22"/>
            <w:lang w:eastAsia="pt-BR"/>
          </w:rPr>
          <w:tab/>
        </w:r>
        <w:r w:rsidRPr="005571A1">
          <w:rPr>
            <w:rStyle w:val="Hyperlink"/>
            <w:noProof/>
          </w:rPr>
          <w:t>Independência de Plataforma ou Linguagem</w:t>
        </w:r>
        <w:r>
          <w:rPr>
            <w:noProof/>
            <w:webHidden/>
          </w:rPr>
          <w:tab/>
        </w:r>
        <w:r>
          <w:rPr>
            <w:noProof/>
            <w:webHidden/>
          </w:rPr>
          <w:fldChar w:fldCharType="begin"/>
        </w:r>
        <w:r>
          <w:rPr>
            <w:noProof/>
            <w:webHidden/>
          </w:rPr>
          <w:instrText xml:space="preserve"> PAGEREF _Toc332487363 \h </w:instrText>
        </w:r>
        <w:r>
          <w:rPr>
            <w:noProof/>
            <w:webHidden/>
          </w:rPr>
        </w:r>
        <w:r>
          <w:rPr>
            <w:noProof/>
            <w:webHidden/>
          </w:rPr>
          <w:fldChar w:fldCharType="separate"/>
        </w:r>
        <w:r>
          <w:rPr>
            <w:noProof/>
            <w:webHidden/>
          </w:rPr>
          <w:t>15</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4" w:history="1">
        <w:r w:rsidRPr="005571A1">
          <w:rPr>
            <w:rStyle w:val="Hyperlink"/>
            <w:noProof/>
          </w:rPr>
          <w:t>3.3</w:t>
        </w:r>
        <w:r>
          <w:rPr>
            <w:rFonts w:asciiTheme="minorHAnsi" w:eastAsiaTheme="minorEastAsia" w:hAnsiTheme="minorHAnsi" w:cstheme="minorBidi"/>
            <w:noProof/>
            <w:sz w:val="22"/>
            <w:szCs w:val="22"/>
            <w:lang w:eastAsia="pt-BR"/>
          </w:rPr>
          <w:tab/>
        </w:r>
        <w:r w:rsidRPr="005571A1">
          <w:rPr>
            <w:rStyle w:val="Hyperlink"/>
            <w:noProof/>
          </w:rPr>
          <w:t>Reuso de Código</w:t>
        </w:r>
        <w:r>
          <w:rPr>
            <w:noProof/>
            <w:webHidden/>
          </w:rPr>
          <w:tab/>
        </w:r>
        <w:r>
          <w:rPr>
            <w:noProof/>
            <w:webHidden/>
          </w:rPr>
          <w:fldChar w:fldCharType="begin"/>
        </w:r>
        <w:r>
          <w:rPr>
            <w:noProof/>
            <w:webHidden/>
          </w:rPr>
          <w:instrText xml:space="preserve"> PAGEREF _Toc332487364 \h </w:instrText>
        </w:r>
        <w:r>
          <w:rPr>
            <w:noProof/>
            <w:webHidden/>
          </w:rPr>
        </w:r>
        <w:r>
          <w:rPr>
            <w:noProof/>
            <w:webHidden/>
          </w:rPr>
          <w:fldChar w:fldCharType="separate"/>
        </w:r>
        <w:r>
          <w:rPr>
            <w:noProof/>
            <w:webHidden/>
          </w:rPr>
          <w:t>16</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5" w:history="1">
        <w:r w:rsidRPr="005571A1">
          <w:rPr>
            <w:rStyle w:val="Hyperlink"/>
            <w:noProof/>
          </w:rPr>
          <w:t>3.4</w:t>
        </w:r>
        <w:r>
          <w:rPr>
            <w:rFonts w:asciiTheme="minorHAnsi" w:eastAsiaTheme="minorEastAsia" w:hAnsiTheme="minorHAnsi" w:cstheme="minorBidi"/>
            <w:noProof/>
            <w:sz w:val="22"/>
            <w:szCs w:val="22"/>
            <w:lang w:eastAsia="pt-BR"/>
          </w:rPr>
          <w:tab/>
        </w:r>
        <w:r w:rsidRPr="005571A1">
          <w:rPr>
            <w:rStyle w:val="Hyperlink"/>
            <w:noProof/>
          </w:rPr>
          <w:t>Redução de Redundâncias</w:t>
        </w:r>
        <w:r>
          <w:rPr>
            <w:noProof/>
            <w:webHidden/>
          </w:rPr>
          <w:tab/>
        </w:r>
        <w:r>
          <w:rPr>
            <w:noProof/>
            <w:webHidden/>
          </w:rPr>
          <w:fldChar w:fldCharType="begin"/>
        </w:r>
        <w:r>
          <w:rPr>
            <w:noProof/>
            <w:webHidden/>
          </w:rPr>
          <w:instrText xml:space="preserve"> PAGEREF _Toc332487365 \h </w:instrText>
        </w:r>
        <w:r>
          <w:rPr>
            <w:noProof/>
            <w:webHidden/>
          </w:rPr>
        </w:r>
        <w:r>
          <w:rPr>
            <w:noProof/>
            <w:webHidden/>
          </w:rPr>
          <w:fldChar w:fldCharType="separate"/>
        </w:r>
        <w:r>
          <w:rPr>
            <w:noProof/>
            <w:webHidden/>
          </w:rPr>
          <w:t>16</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6" w:history="1">
        <w:r w:rsidRPr="005571A1">
          <w:rPr>
            <w:rStyle w:val="Hyperlink"/>
            <w:noProof/>
          </w:rPr>
          <w:t>3.5</w:t>
        </w:r>
        <w:r>
          <w:rPr>
            <w:rFonts w:asciiTheme="minorHAnsi" w:eastAsiaTheme="minorEastAsia" w:hAnsiTheme="minorHAnsi" w:cstheme="minorBidi"/>
            <w:noProof/>
            <w:sz w:val="22"/>
            <w:szCs w:val="22"/>
            <w:lang w:eastAsia="pt-BR"/>
          </w:rPr>
          <w:tab/>
        </w:r>
        <w:r w:rsidRPr="005571A1">
          <w:rPr>
            <w:rStyle w:val="Hyperlink"/>
            <w:noProof/>
          </w:rPr>
          <w:t>Redução de Custo de Manutenção</w:t>
        </w:r>
        <w:r>
          <w:rPr>
            <w:noProof/>
            <w:webHidden/>
          </w:rPr>
          <w:tab/>
        </w:r>
        <w:r>
          <w:rPr>
            <w:noProof/>
            <w:webHidden/>
          </w:rPr>
          <w:fldChar w:fldCharType="begin"/>
        </w:r>
        <w:r>
          <w:rPr>
            <w:noProof/>
            <w:webHidden/>
          </w:rPr>
          <w:instrText xml:space="preserve"> PAGEREF _Toc332487366 \h </w:instrText>
        </w:r>
        <w:r>
          <w:rPr>
            <w:noProof/>
            <w:webHidden/>
          </w:rPr>
        </w:r>
        <w:r>
          <w:rPr>
            <w:noProof/>
            <w:webHidden/>
          </w:rPr>
          <w:fldChar w:fldCharType="separate"/>
        </w:r>
        <w:r>
          <w:rPr>
            <w:noProof/>
            <w:webHidden/>
          </w:rPr>
          <w:t>17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7" w:history="1">
        <w:r w:rsidRPr="005571A1">
          <w:rPr>
            <w:rStyle w:val="Hyperlink"/>
            <w:noProof/>
          </w:rPr>
          <w:t>3.6</w:t>
        </w:r>
        <w:r>
          <w:rPr>
            <w:rFonts w:asciiTheme="minorHAnsi" w:eastAsiaTheme="minorEastAsia" w:hAnsiTheme="minorHAnsi" w:cstheme="minorBidi"/>
            <w:noProof/>
            <w:sz w:val="22"/>
            <w:szCs w:val="22"/>
            <w:lang w:eastAsia="pt-BR"/>
          </w:rPr>
          <w:tab/>
        </w:r>
        <w:r w:rsidRPr="005571A1">
          <w:rPr>
            <w:rStyle w:val="Hyperlink"/>
            <w:noProof/>
          </w:rPr>
          <w:t>Web Services</w:t>
        </w:r>
        <w:r>
          <w:rPr>
            <w:noProof/>
            <w:webHidden/>
          </w:rPr>
          <w:tab/>
        </w:r>
        <w:r>
          <w:rPr>
            <w:noProof/>
            <w:webHidden/>
          </w:rPr>
          <w:fldChar w:fldCharType="begin"/>
        </w:r>
        <w:r>
          <w:rPr>
            <w:noProof/>
            <w:webHidden/>
          </w:rPr>
          <w:instrText xml:space="preserve"> PAGEREF _Toc332487367 \h </w:instrText>
        </w:r>
        <w:r>
          <w:rPr>
            <w:noProof/>
            <w:webHidden/>
          </w:rPr>
        </w:r>
        <w:r>
          <w:rPr>
            <w:noProof/>
            <w:webHidden/>
          </w:rPr>
          <w:fldChar w:fldCharType="separate"/>
        </w:r>
        <w:r>
          <w:rPr>
            <w:noProof/>
            <w:webHidden/>
          </w:rPr>
          <w:t>17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8" w:history="1">
        <w:r w:rsidRPr="005571A1">
          <w:rPr>
            <w:rStyle w:val="Hyperlink"/>
            <w:noProof/>
          </w:rPr>
          <w:t>3.6.1</w:t>
        </w:r>
        <w:r>
          <w:rPr>
            <w:rFonts w:asciiTheme="minorHAnsi" w:eastAsiaTheme="minorEastAsia" w:hAnsiTheme="minorHAnsi" w:cstheme="minorBidi"/>
            <w:noProof/>
            <w:sz w:val="22"/>
            <w:szCs w:val="22"/>
            <w:lang w:eastAsia="pt-BR"/>
          </w:rPr>
          <w:tab/>
        </w:r>
        <w:r w:rsidRPr="005571A1">
          <w:rPr>
            <w:rStyle w:val="Hyperlink"/>
            <w:noProof/>
          </w:rPr>
          <w:t>SOAP</w:t>
        </w:r>
        <w:r>
          <w:rPr>
            <w:noProof/>
            <w:webHidden/>
          </w:rPr>
          <w:tab/>
        </w:r>
        <w:r>
          <w:rPr>
            <w:noProof/>
            <w:webHidden/>
          </w:rPr>
          <w:fldChar w:fldCharType="begin"/>
        </w:r>
        <w:r>
          <w:rPr>
            <w:noProof/>
            <w:webHidden/>
          </w:rPr>
          <w:instrText xml:space="preserve"> PAGEREF _Toc332487368 \h </w:instrText>
        </w:r>
        <w:r>
          <w:rPr>
            <w:noProof/>
            <w:webHidden/>
          </w:rPr>
        </w:r>
        <w:r>
          <w:rPr>
            <w:noProof/>
            <w:webHidden/>
          </w:rPr>
          <w:fldChar w:fldCharType="separate"/>
        </w:r>
        <w:r>
          <w:rPr>
            <w:noProof/>
            <w:webHidden/>
          </w:rPr>
          <w:t>17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69" w:history="1">
        <w:r w:rsidRPr="005571A1">
          <w:rPr>
            <w:rStyle w:val="Hyperlink"/>
            <w:noProof/>
          </w:rPr>
          <w:t>3.6.1.1 WS-Security</w:t>
        </w:r>
        <w:r>
          <w:rPr>
            <w:noProof/>
            <w:webHidden/>
          </w:rPr>
          <w:tab/>
        </w:r>
        <w:r>
          <w:rPr>
            <w:noProof/>
            <w:webHidden/>
          </w:rPr>
          <w:fldChar w:fldCharType="begin"/>
        </w:r>
        <w:r>
          <w:rPr>
            <w:noProof/>
            <w:webHidden/>
          </w:rPr>
          <w:instrText xml:space="preserve"> PAGEREF _Toc332487369 \h </w:instrText>
        </w:r>
        <w:r>
          <w:rPr>
            <w:noProof/>
            <w:webHidden/>
          </w:rPr>
        </w:r>
        <w:r>
          <w:rPr>
            <w:noProof/>
            <w:webHidden/>
          </w:rPr>
          <w:fldChar w:fldCharType="separate"/>
        </w:r>
        <w:r>
          <w:rPr>
            <w:noProof/>
            <w:webHidden/>
          </w:rPr>
          <w:t>21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0" w:history="1">
        <w:r w:rsidRPr="005571A1">
          <w:rPr>
            <w:rStyle w:val="Hyperlink"/>
            <w:noProof/>
          </w:rPr>
          <w:t>3.6.2</w:t>
        </w:r>
        <w:r>
          <w:rPr>
            <w:rFonts w:asciiTheme="minorHAnsi" w:eastAsiaTheme="minorEastAsia" w:hAnsiTheme="minorHAnsi" w:cstheme="minorBidi"/>
            <w:noProof/>
            <w:sz w:val="22"/>
            <w:szCs w:val="22"/>
            <w:lang w:eastAsia="pt-BR"/>
          </w:rPr>
          <w:tab/>
        </w:r>
        <w:r w:rsidRPr="005571A1">
          <w:rPr>
            <w:rStyle w:val="Hyperlink"/>
            <w:noProof/>
          </w:rPr>
          <w:t>REST</w:t>
        </w:r>
        <w:r>
          <w:rPr>
            <w:noProof/>
            <w:webHidden/>
          </w:rPr>
          <w:tab/>
        </w:r>
        <w:r>
          <w:rPr>
            <w:noProof/>
            <w:webHidden/>
          </w:rPr>
          <w:fldChar w:fldCharType="begin"/>
        </w:r>
        <w:r>
          <w:rPr>
            <w:noProof/>
            <w:webHidden/>
          </w:rPr>
          <w:instrText xml:space="preserve"> PAGEREF _Toc332487370 \h </w:instrText>
        </w:r>
        <w:r>
          <w:rPr>
            <w:noProof/>
            <w:webHidden/>
          </w:rPr>
        </w:r>
        <w:r>
          <w:rPr>
            <w:noProof/>
            <w:webHidden/>
          </w:rPr>
          <w:fldChar w:fldCharType="separate"/>
        </w:r>
        <w:r>
          <w:rPr>
            <w:noProof/>
            <w:webHidden/>
          </w:rPr>
          <w:t>22</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71" w:history="1">
        <w:r w:rsidRPr="005571A1">
          <w:rPr>
            <w:rStyle w:val="Hyperlink"/>
            <w:noProof/>
          </w:rPr>
          <w:t>4</w:t>
        </w:r>
        <w:r>
          <w:rPr>
            <w:rFonts w:asciiTheme="minorHAnsi" w:eastAsiaTheme="minorEastAsia" w:hAnsiTheme="minorHAnsi" w:cstheme="minorBidi"/>
            <w:noProof/>
            <w:sz w:val="22"/>
            <w:szCs w:val="22"/>
            <w:lang w:eastAsia="pt-BR"/>
          </w:rPr>
          <w:tab/>
        </w:r>
        <w:r w:rsidRPr="005571A1">
          <w:rPr>
            <w:rStyle w:val="Hyperlink"/>
            <w:noProof/>
          </w:rPr>
          <w:t>Modelagem do Sistema e Arquitetura</w:t>
        </w:r>
        <w:r>
          <w:rPr>
            <w:noProof/>
            <w:webHidden/>
          </w:rPr>
          <w:tab/>
        </w:r>
        <w:r>
          <w:rPr>
            <w:noProof/>
            <w:webHidden/>
          </w:rPr>
          <w:fldChar w:fldCharType="begin"/>
        </w:r>
        <w:r>
          <w:rPr>
            <w:noProof/>
            <w:webHidden/>
          </w:rPr>
          <w:instrText xml:space="preserve"> PAGEREF _Toc332487371 \h </w:instrText>
        </w:r>
        <w:r>
          <w:rPr>
            <w:noProof/>
            <w:webHidden/>
          </w:rPr>
        </w:r>
        <w:r>
          <w:rPr>
            <w:noProof/>
            <w:webHidden/>
          </w:rPr>
          <w:fldChar w:fldCharType="separate"/>
        </w:r>
        <w:r>
          <w:rPr>
            <w:noProof/>
            <w:webHidden/>
          </w:rPr>
          <w:t>25</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2" w:history="1">
        <w:r w:rsidRPr="005571A1">
          <w:rPr>
            <w:rStyle w:val="Hyperlink"/>
            <w:noProof/>
          </w:rPr>
          <w:t>4.1</w:t>
        </w:r>
        <w:r>
          <w:rPr>
            <w:rFonts w:asciiTheme="minorHAnsi" w:eastAsiaTheme="minorEastAsia" w:hAnsiTheme="minorHAnsi" w:cstheme="minorBidi"/>
            <w:noProof/>
            <w:sz w:val="22"/>
            <w:szCs w:val="22"/>
            <w:lang w:eastAsia="pt-BR"/>
          </w:rPr>
          <w:tab/>
        </w:r>
        <w:r w:rsidRPr="005571A1">
          <w:rPr>
            <w:rStyle w:val="Hyperlink"/>
            <w:noProof/>
          </w:rPr>
          <w:t>Introdução</w:t>
        </w:r>
        <w:r>
          <w:rPr>
            <w:noProof/>
            <w:webHidden/>
          </w:rPr>
          <w:tab/>
        </w:r>
        <w:r>
          <w:rPr>
            <w:noProof/>
            <w:webHidden/>
          </w:rPr>
          <w:fldChar w:fldCharType="begin"/>
        </w:r>
        <w:r>
          <w:rPr>
            <w:noProof/>
            <w:webHidden/>
          </w:rPr>
          <w:instrText xml:space="preserve"> PAGEREF _Toc332487372 \h </w:instrText>
        </w:r>
        <w:r>
          <w:rPr>
            <w:noProof/>
            <w:webHidden/>
          </w:rPr>
        </w:r>
        <w:r>
          <w:rPr>
            <w:noProof/>
            <w:webHidden/>
          </w:rPr>
          <w:fldChar w:fldCharType="separate"/>
        </w:r>
        <w:r>
          <w:rPr>
            <w:noProof/>
            <w:webHidden/>
          </w:rPr>
          <w:t>25</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3" w:history="1">
        <w:r w:rsidRPr="005571A1">
          <w:rPr>
            <w:rStyle w:val="Hyperlink"/>
            <w:noProof/>
          </w:rPr>
          <w:t>4.2</w:t>
        </w:r>
        <w:r>
          <w:rPr>
            <w:rFonts w:asciiTheme="minorHAnsi" w:eastAsiaTheme="minorEastAsia" w:hAnsiTheme="minorHAnsi" w:cstheme="minorBidi"/>
            <w:noProof/>
            <w:sz w:val="22"/>
            <w:szCs w:val="22"/>
            <w:lang w:eastAsia="pt-BR"/>
          </w:rPr>
          <w:tab/>
        </w:r>
        <w:r w:rsidRPr="005571A1">
          <w:rPr>
            <w:rStyle w:val="Hyperlink"/>
            <w:noProof/>
          </w:rPr>
          <w:t>Visão Geral</w:t>
        </w:r>
        <w:r>
          <w:rPr>
            <w:noProof/>
            <w:webHidden/>
          </w:rPr>
          <w:tab/>
        </w:r>
        <w:r>
          <w:rPr>
            <w:noProof/>
            <w:webHidden/>
          </w:rPr>
          <w:fldChar w:fldCharType="begin"/>
        </w:r>
        <w:r>
          <w:rPr>
            <w:noProof/>
            <w:webHidden/>
          </w:rPr>
          <w:instrText xml:space="preserve"> PAGEREF _Toc332487373 \h </w:instrText>
        </w:r>
        <w:r>
          <w:rPr>
            <w:noProof/>
            <w:webHidden/>
          </w:rPr>
        </w:r>
        <w:r>
          <w:rPr>
            <w:noProof/>
            <w:webHidden/>
          </w:rPr>
          <w:fldChar w:fldCharType="separate"/>
        </w:r>
        <w:r>
          <w:rPr>
            <w:noProof/>
            <w:webHidden/>
          </w:rPr>
          <w:t>25</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4" w:history="1">
        <w:r w:rsidRPr="005571A1">
          <w:rPr>
            <w:rStyle w:val="Hyperlink"/>
            <w:noProof/>
          </w:rPr>
          <w:t>4.3</w:t>
        </w:r>
        <w:r>
          <w:rPr>
            <w:rFonts w:asciiTheme="minorHAnsi" w:eastAsiaTheme="minorEastAsia" w:hAnsiTheme="minorHAnsi" w:cstheme="minorBidi"/>
            <w:noProof/>
            <w:sz w:val="22"/>
            <w:szCs w:val="22"/>
            <w:lang w:eastAsia="pt-BR"/>
          </w:rPr>
          <w:tab/>
        </w:r>
        <w:r w:rsidRPr="005571A1">
          <w:rPr>
            <w:rStyle w:val="Hyperlink"/>
            <w:noProof/>
          </w:rPr>
          <w:t>Ferramentas Utilizadas</w:t>
        </w:r>
        <w:r>
          <w:rPr>
            <w:noProof/>
            <w:webHidden/>
          </w:rPr>
          <w:tab/>
        </w:r>
        <w:r>
          <w:rPr>
            <w:noProof/>
            <w:webHidden/>
          </w:rPr>
          <w:fldChar w:fldCharType="begin"/>
        </w:r>
        <w:r>
          <w:rPr>
            <w:noProof/>
            <w:webHidden/>
          </w:rPr>
          <w:instrText xml:space="preserve"> PAGEREF _Toc332487374 \h </w:instrText>
        </w:r>
        <w:r>
          <w:rPr>
            <w:noProof/>
            <w:webHidden/>
          </w:rPr>
        </w:r>
        <w:r>
          <w:rPr>
            <w:noProof/>
            <w:webHidden/>
          </w:rPr>
          <w:fldChar w:fldCharType="separate"/>
        </w:r>
        <w:r>
          <w:rPr>
            <w:noProof/>
            <w:webHidden/>
          </w:rPr>
          <w:t>25</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5" w:history="1">
        <w:r w:rsidRPr="005571A1">
          <w:rPr>
            <w:rStyle w:val="Hyperlink"/>
            <w:noProof/>
          </w:rPr>
          <w:t>4.3.1</w:t>
        </w:r>
        <w:r>
          <w:rPr>
            <w:rFonts w:asciiTheme="minorHAnsi" w:eastAsiaTheme="minorEastAsia" w:hAnsiTheme="minorHAnsi" w:cstheme="minorBidi"/>
            <w:noProof/>
            <w:sz w:val="22"/>
            <w:szCs w:val="22"/>
            <w:lang w:eastAsia="pt-BR"/>
          </w:rPr>
          <w:tab/>
        </w:r>
        <w:r w:rsidRPr="005571A1">
          <w:rPr>
            <w:rStyle w:val="Hyperlink"/>
            <w:noProof/>
          </w:rPr>
          <w:t>Padrões Utilizados</w:t>
        </w:r>
        <w:r>
          <w:rPr>
            <w:noProof/>
            <w:webHidden/>
          </w:rPr>
          <w:tab/>
        </w:r>
        <w:r>
          <w:rPr>
            <w:noProof/>
            <w:webHidden/>
          </w:rPr>
          <w:fldChar w:fldCharType="begin"/>
        </w:r>
        <w:r>
          <w:rPr>
            <w:noProof/>
            <w:webHidden/>
          </w:rPr>
          <w:instrText xml:space="preserve"> PAGEREF _Toc332487375 \h </w:instrText>
        </w:r>
        <w:r>
          <w:rPr>
            <w:noProof/>
            <w:webHidden/>
          </w:rPr>
        </w:r>
        <w:r>
          <w:rPr>
            <w:noProof/>
            <w:webHidden/>
          </w:rPr>
          <w:fldChar w:fldCharType="separate"/>
        </w:r>
        <w:r>
          <w:rPr>
            <w:noProof/>
            <w:webHidden/>
          </w:rPr>
          <w:t>27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6" w:history="1">
        <w:r w:rsidRPr="005571A1">
          <w:rPr>
            <w:rStyle w:val="Hyperlink"/>
            <w:noProof/>
          </w:rPr>
          <w:t>4.3.2</w:t>
        </w:r>
        <w:r>
          <w:rPr>
            <w:rFonts w:asciiTheme="minorHAnsi" w:eastAsiaTheme="minorEastAsia" w:hAnsiTheme="minorHAnsi" w:cstheme="minorBidi"/>
            <w:noProof/>
            <w:sz w:val="22"/>
            <w:szCs w:val="22"/>
            <w:lang w:eastAsia="pt-BR"/>
          </w:rPr>
          <w:tab/>
        </w:r>
        <w:r w:rsidRPr="005571A1">
          <w:rPr>
            <w:rStyle w:val="Hyperlink"/>
            <w:noProof/>
          </w:rPr>
          <w:t>Conceitos de SOA Utilizados</w:t>
        </w:r>
        <w:r>
          <w:rPr>
            <w:noProof/>
            <w:webHidden/>
          </w:rPr>
          <w:tab/>
        </w:r>
        <w:r>
          <w:rPr>
            <w:noProof/>
            <w:webHidden/>
          </w:rPr>
          <w:fldChar w:fldCharType="begin"/>
        </w:r>
        <w:r>
          <w:rPr>
            <w:noProof/>
            <w:webHidden/>
          </w:rPr>
          <w:instrText xml:space="preserve"> PAGEREF _Toc332487376 \h </w:instrText>
        </w:r>
        <w:r>
          <w:rPr>
            <w:noProof/>
            <w:webHidden/>
          </w:rPr>
        </w:r>
        <w:r>
          <w:rPr>
            <w:noProof/>
            <w:webHidden/>
          </w:rPr>
          <w:fldChar w:fldCharType="separate"/>
        </w:r>
        <w:r>
          <w:rPr>
            <w:noProof/>
            <w:webHidden/>
          </w:rPr>
          <w:t>27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7" w:history="1">
        <w:r w:rsidRPr="005571A1">
          <w:rPr>
            <w:rStyle w:val="Hyperlink"/>
            <w:noProof/>
          </w:rPr>
          <w:t>4.4</w:t>
        </w:r>
        <w:r>
          <w:rPr>
            <w:rFonts w:asciiTheme="minorHAnsi" w:eastAsiaTheme="minorEastAsia" w:hAnsiTheme="minorHAnsi" w:cstheme="minorBidi"/>
            <w:noProof/>
            <w:sz w:val="22"/>
            <w:szCs w:val="22"/>
            <w:lang w:eastAsia="pt-BR"/>
          </w:rPr>
          <w:tab/>
        </w:r>
        <w:r w:rsidRPr="005571A1">
          <w:rPr>
            <w:rStyle w:val="Hyperlink"/>
            <w:noProof/>
          </w:rPr>
          <w:t>Diagramas UML</w:t>
        </w:r>
        <w:r>
          <w:rPr>
            <w:noProof/>
            <w:webHidden/>
          </w:rPr>
          <w:tab/>
        </w:r>
        <w:r>
          <w:rPr>
            <w:noProof/>
            <w:webHidden/>
          </w:rPr>
          <w:fldChar w:fldCharType="begin"/>
        </w:r>
        <w:r>
          <w:rPr>
            <w:noProof/>
            <w:webHidden/>
          </w:rPr>
          <w:instrText xml:space="preserve"> PAGEREF _Toc332487377 \h </w:instrText>
        </w:r>
        <w:r>
          <w:rPr>
            <w:noProof/>
            <w:webHidden/>
          </w:rPr>
        </w:r>
        <w:r>
          <w:rPr>
            <w:noProof/>
            <w:webHidden/>
          </w:rPr>
          <w:fldChar w:fldCharType="separate"/>
        </w:r>
        <w:r>
          <w:rPr>
            <w:noProof/>
            <w:webHidden/>
          </w:rPr>
          <w:t>28</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78" w:history="1">
        <w:r w:rsidRPr="005571A1">
          <w:rPr>
            <w:rStyle w:val="Hyperlink"/>
            <w:noProof/>
          </w:rPr>
          <w:t>4.4.1</w:t>
        </w:r>
        <w:r>
          <w:rPr>
            <w:rFonts w:asciiTheme="minorHAnsi" w:eastAsiaTheme="minorEastAsia" w:hAnsiTheme="minorHAnsi" w:cstheme="minorBidi"/>
            <w:noProof/>
            <w:sz w:val="22"/>
            <w:szCs w:val="22"/>
            <w:lang w:eastAsia="pt-BR"/>
          </w:rPr>
          <w:tab/>
        </w:r>
        <w:r w:rsidRPr="005571A1">
          <w:rPr>
            <w:rStyle w:val="Hyperlink"/>
            <w:noProof/>
          </w:rPr>
          <w:t>Casos de Uso</w:t>
        </w:r>
        <w:r>
          <w:rPr>
            <w:noProof/>
            <w:webHidden/>
          </w:rPr>
          <w:tab/>
        </w:r>
        <w:r>
          <w:rPr>
            <w:noProof/>
            <w:webHidden/>
          </w:rPr>
          <w:fldChar w:fldCharType="begin"/>
        </w:r>
        <w:r>
          <w:rPr>
            <w:noProof/>
            <w:webHidden/>
          </w:rPr>
          <w:instrText xml:space="preserve"> PAGEREF _Toc332487378 \h </w:instrText>
        </w:r>
        <w:r>
          <w:rPr>
            <w:noProof/>
            <w:webHidden/>
          </w:rPr>
        </w:r>
        <w:r>
          <w:rPr>
            <w:noProof/>
            <w:webHidden/>
          </w:rPr>
          <w:fldChar w:fldCharType="separate"/>
        </w:r>
        <w:r>
          <w:rPr>
            <w:noProof/>
            <w:webHidden/>
          </w:rPr>
          <w:t>28</w:t>
        </w:r>
        <w:r>
          <w:rPr>
            <w:noProof/>
            <w:webHidden/>
          </w:rPr>
          <w:fldChar w:fldCharType="end"/>
        </w:r>
      </w:hyperlink>
    </w:p>
    <w:p w:rsidR="00FE58F8" w:rsidRDefault="00FE58F8">
      <w:pPr>
        <w:pStyle w:val="Sumrio3"/>
        <w:rPr>
          <w:rFonts w:asciiTheme="minorHAnsi" w:eastAsiaTheme="minorEastAsia" w:hAnsiTheme="minorHAnsi" w:cstheme="minorBidi"/>
          <w:noProof/>
          <w:sz w:val="22"/>
          <w:szCs w:val="22"/>
          <w:lang w:eastAsia="pt-BR"/>
        </w:rPr>
      </w:pPr>
      <w:hyperlink w:anchor="_Toc332487379" w:history="1">
        <w:r w:rsidRPr="005571A1">
          <w:rPr>
            <w:rStyle w:val="Hyperlink"/>
            <w:noProof/>
          </w:rPr>
          <w:t>4.4.2</w:t>
        </w:r>
        <w:r>
          <w:rPr>
            <w:rFonts w:asciiTheme="minorHAnsi" w:eastAsiaTheme="minorEastAsia" w:hAnsiTheme="minorHAnsi" w:cstheme="minorBidi"/>
            <w:noProof/>
            <w:sz w:val="22"/>
            <w:szCs w:val="22"/>
            <w:lang w:eastAsia="pt-BR"/>
          </w:rPr>
          <w:tab/>
        </w:r>
        <w:r w:rsidRPr="005571A1">
          <w:rPr>
            <w:rStyle w:val="Hyperlink"/>
            <w:noProof/>
          </w:rPr>
          <w:t>Diagrama de Classes</w:t>
        </w:r>
        <w:r>
          <w:rPr>
            <w:noProof/>
            <w:webHidden/>
          </w:rPr>
          <w:tab/>
        </w:r>
        <w:r>
          <w:rPr>
            <w:noProof/>
            <w:webHidden/>
          </w:rPr>
          <w:fldChar w:fldCharType="begin"/>
        </w:r>
        <w:r>
          <w:rPr>
            <w:noProof/>
            <w:webHidden/>
          </w:rPr>
          <w:instrText xml:space="preserve"> PAGEREF _Toc332487379 \h </w:instrText>
        </w:r>
        <w:r>
          <w:rPr>
            <w:noProof/>
            <w:webHidden/>
          </w:rPr>
        </w:r>
        <w:r>
          <w:rPr>
            <w:noProof/>
            <w:webHidden/>
          </w:rPr>
          <w:fldChar w:fldCharType="separate"/>
        </w:r>
        <w:r>
          <w:rPr>
            <w:noProof/>
            <w:webHidden/>
          </w:rPr>
          <w:t>30</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0" w:history="1">
        <w:r w:rsidRPr="005571A1">
          <w:rPr>
            <w:rStyle w:val="Hyperlink"/>
            <w:noProof/>
          </w:rPr>
          <w:t>4.4.2.1 Web</w:t>
        </w:r>
        <w:r>
          <w:rPr>
            <w:noProof/>
            <w:webHidden/>
          </w:rPr>
          <w:tab/>
        </w:r>
        <w:r>
          <w:rPr>
            <w:noProof/>
            <w:webHidden/>
          </w:rPr>
          <w:fldChar w:fldCharType="begin"/>
        </w:r>
        <w:r>
          <w:rPr>
            <w:noProof/>
            <w:webHidden/>
          </w:rPr>
          <w:instrText xml:space="preserve"> PAGEREF _Toc332487380 \h </w:instrText>
        </w:r>
        <w:r>
          <w:rPr>
            <w:noProof/>
            <w:webHidden/>
          </w:rPr>
        </w:r>
        <w:r>
          <w:rPr>
            <w:noProof/>
            <w:webHidden/>
          </w:rPr>
          <w:fldChar w:fldCharType="separate"/>
        </w:r>
        <w:r>
          <w:rPr>
            <w:noProof/>
            <w:webHidden/>
          </w:rPr>
          <w:t>31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1" w:history="1">
        <w:r w:rsidRPr="005571A1">
          <w:rPr>
            <w:rStyle w:val="Hyperlink"/>
            <w:noProof/>
          </w:rPr>
          <w:t>4.4.2.2 Mobile</w:t>
        </w:r>
        <w:r>
          <w:rPr>
            <w:noProof/>
            <w:webHidden/>
          </w:rPr>
          <w:tab/>
        </w:r>
        <w:r>
          <w:rPr>
            <w:noProof/>
            <w:webHidden/>
          </w:rPr>
          <w:fldChar w:fldCharType="begin"/>
        </w:r>
        <w:r>
          <w:rPr>
            <w:noProof/>
            <w:webHidden/>
          </w:rPr>
          <w:instrText xml:space="preserve"> PAGEREF _Toc332487381 \h </w:instrText>
        </w:r>
        <w:r>
          <w:rPr>
            <w:noProof/>
            <w:webHidden/>
          </w:rPr>
        </w:r>
        <w:r>
          <w:rPr>
            <w:noProof/>
            <w:webHidden/>
          </w:rPr>
          <w:fldChar w:fldCharType="separate"/>
        </w:r>
        <w:r>
          <w:rPr>
            <w:noProof/>
            <w:webHidden/>
          </w:rPr>
          <w:t>40</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2" w:history="1">
        <w:r w:rsidRPr="005571A1">
          <w:rPr>
            <w:rStyle w:val="Hyperlink"/>
            <w:noProof/>
          </w:rPr>
          <w:t>4.5</w:t>
        </w:r>
        <w:r>
          <w:rPr>
            <w:rFonts w:asciiTheme="minorHAnsi" w:eastAsiaTheme="minorEastAsia" w:hAnsiTheme="minorHAnsi" w:cstheme="minorBidi"/>
            <w:noProof/>
            <w:sz w:val="22"/>
            <w:szCs w:val="22"/>
            <w:lang w:eastAsia="pt-BR"/>
          </w:rPr>
          <w:tab/>
        </w:r>
        <w:r w:rsidRPr="005571A1">
          <w:rPr>
            <w:rStyle w:val="Hyperlink"/>
            <w:noProof/>
          </w:rPr>
          <w:t>Aplicativo Financial Mobile</w:t>
        </w:r>
        <w:r>
          <w:rPr>
            <w:noProof/>
            <w:webHidden/>
          </w:rPr>
          <w:tab/>
        </w:r>
        <w:r>
          <w:rPr>
            <w:noProof/>
            <w:webHidden/>
          </w:rPr>
          <w:fldChar w:fldCharType="begin"/>
        </w:r>
        <w:r>
          <w:rPr>
            <w:noProof/>
            <w:webHidden/>
          </w:rPr>
          <w:instrText xml:space="preserve"> PAGEREF _Toc332487382 \h </w:instrText>
        </w:r>
        <w:r>
          <w:rPr>
            <w:noProof/>
            <w:webHidden/>
          </w:rPr>
        </w:r>
        <w:r>
          <w:rPr>
            <w:noProof/>
            <w:webHidden/>
          </w:rPr>
          <w:fldChar w:fldCharType="separate"/>
        </w:r>
        <w:r>
          <w:rPr>
            <w:noProof/>
            <w:webHidden/>
          </w:rPr>
          <w:t>46</w:t>
        </w:r>
        <w:r>
          <w:rPr>
            <w:noProof/>
            <w:webHidden/>
          </w:rPr>
          <w:fldChar w:fldCharType="end"/>
        </w:r>
      </w:hyperlink>
    </w:p>
    <w:p w:rsidR="00FE58F8" w:rsidRDefault="00FE58F8">
      <w:pPr>
        <w:pStyle w:val="Sumrio3"/>
        <w:rPr>
          <w:rFonts w:asciiTheme="minorHAnsi" w:eastAsiaTheme="minorEastAsia" w:hAnsiTheme="minorHAnsi" w:cstheme="minorBidi"/>
          <w:noProof/>
          <w:sz w:val="22"/>
          <w:szCs w:val="22"/>
          <w:lang w:eastAsia="pt-BR"/>
        </w:rPr>
      </w:pPr>
      <w:hyperlink w:anchor="_Toc332487383" w:history="1">
        <w:r w:rsidRPr="005571A1">
          <w:rPr>
            <w:rStyle w:val="Hyperlink"/>
            <w:noProof/>
          </w:rPr>
          <w:t>4.5.1</w:t>
        </w:r>
        <w:r>
          <w:rPr>
            <w:rFonts w:asciiTheme="minorHAnsi" w:eastAsiaTheme="minorEastAsia" w:hAnsiTheme="minorHAnsi" w:cstheme="minorBidi"/>
            <w:noProof/>
            <w:sz w:val="22"/>
            <w:szCs w:val="22"/>
            <w:lang w:eastAsia="pt-BR"/>
          </w:rPr>
          <w:tab/>
        </w:r>
        <w:r w:rsidRPr="005571A1">
          <w:rPr>
            <w:rStyle w:val="Hyperlink"/>
            <w:noProof/>
          </w:rPr>
          <w:t>Telas do Aplicativo e Utilização Módulo Web</w:t>
        </w:r>
        <w:r>
          <w:rPr>
            <w:noProof/>
            <w:webHidden/>
          </w:rPr>
          <w:tab/>
        </w:r>
        <w:r>
          <w:rPr>
            <w:noProof/>
            <w:webHidden/>
          </w:rPr>
          <w:fldChar w:fldCharType="begin"/>
        </w:r>
        <w:r>
          <w:rPr>
            <w:noProof/>
            <w:webHidden/>
          </w:rPr>
          <w:instrText xml:space="preserve"> PAGEREF _Toc332487383 \h </w:instrText>
        </w:r>
        <w:r>
          <w:rPr>
            <w:noProof/>
            <w:webHidden/>
          </w:rPr>
        </w:r>
        <w:r>
          <w:rPr>
            <w:noProof/>
            <w:webHidden/>
          </w:rPr>
          <w:fldChar w:fldCharType="separate"/>
        </w:r>
        <w:r>
          <w:rPr>
            <w:noProof/>
            <w:webHidden/>
          </w:rPr>
          <w:t>46</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4" w:history="1">
        <w:r w:rsidRPr="005571A1">
          <w:rPr>
            <w:rStyle w:val="Hyperlink"/>
            <w:noProof/>
          </w:rPr>
          <w:t>4.5.2</w:t>
        </w:r>
        <w:r>
          <w:rPr>
            <w:rFonts w:asciiTheme="minorHAnsi" w:eastAsiaTheme="minorEastAsia" w:hAnsiTheme="minorHAnsi" w:cstheme="minorBidi"/>
            <w:noProof/>
            <w:sz w:val="22"/>
            <w:szCs w:val="22"/>
            <w:lang w:eastAsia="pt-BR"/>
          </w:rPr>
          <w:tab/>
        </w:r>
        <w:r w:rsidRPr="005571A1">
          <w:rPr>
            <w:rStyle w:val="Hyperlink"/>
            <w:noProof/>
          </w:rPr>
          <w:t>Telas do Aplicativo e Utilização Módulo Mobile JME</w:t>
        </w:r>
        <w:r>
          <w:rPr>
            <w:noProof/>
            <w:webHidden/>
          </w:rPr>
          <w:tab/>
        </w:r>
        <w:r>
          <w:rPr>
            <w:noProof/>
            <w:webHidden/>
          </w:rPr>
          <w:fldChar w:fldCharType="begin"/>
        </w:r>
        <w:r>
          <w:rPr>
            <w:noProof/>
            <w:webHidden/>
          </w:rPr>
          <w:instrText xml:space="preserve"> PAGEREF _Toc332487384 \h </w:instrText>
        </w:r>
        <w:r>
          <w:rPr>
            <w:noProof/>
            <w:webHidden/>
          </w:rPr>
        </w:r>
        <w:r>
          <w:rPr>
            <w:noProof/>
            <w:webHidden/>
          </w:rPr>
          <w:fldChar w:fldCharType="separate"/>
        </w:r>
        <w:r>
          <w:rPr>
            <w:noProof/>
            <w:webHidden/>
          </w:rPr>
          <w:t>51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5" w:history="1">
        <w:r w:rsidRPr="005571A1">
          <w:rPr>
            <w:rStyle w:val="Hyperlink"/>
            <w:noProof/>
          </w:rPr>
          <w:t>4.5.3</w:t>
        </w:r>
        <w:r>
          <w:rPr>
            <w:rFonts w:asciiTheme="minorHAnsi" w:eastAsiaTheme="minorEastAsia" w:hAnsiTheme="minorHAnsi" w:cstheme="minorBidi"/>
            <w:noProof/>
            <w:sz w:val="22"/>
            <w:szCs w:val="22"/>
            <w:lang w:eastAsia="pt-BR"/>
          </w:rPr>
          <w:tab/>
        </w:r>
        <w:r w:rsidRPr="005571A1">
          <w:rPr>
            <w:rStyle w:val="Hyperlink"/>
            <w:noProof/>
          </w:rPr>
          <w:t>Telas do Aplicativo e Utilização Módulo Android</w:t>
        </w:r>
        <w:r>
          <w:rPr>
            <w:noProof/>
            <w:webHidden/>
          </w:rPr>
          <w:tab/>
        </w:r>
        <w:r>
          <w:rPr>
            <w:noProof/>
            <w:webHidden/>
          </w:rPr>
          <w:fldChar w:fldCharType="begin"/>
        </w:r>
        <w:r>
          <w:rPr>
            <w:noProof/>
            <w:webHidden/>
          </w:rPr>
          <w:instrText xml:space="preserve"> PAGEREF _Toc332487385 \h </w:instrText>
        </w:r>
        <w:r>
          <w:rPr>
            <w:noProof/>
            <w:webHidden/>
          </w:rPr>
        </w:r>
        <w:r>
          <w:rPr>
            <w:noProof/>
            <w:webHidden/>
          </w:rPr>
          <w:fldChar w:fldCharType="separate"/>
        </w:r>
        <w:r>
          <w:rPr>
            <w:noProof/>
            <w:webHidden/>
          </w:rPr>
          <w:t>57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6" w:history="1">
        <w:r w:rsidRPr="005571A1">
          <w:rPr>
            <w:rStyle w:val="Hyperlink"/>
            <w:noProof/>
          </w:rPr>
          <w:t>4.6</w:t>
        </w:r>
        <w:r>
          <w:rPr>
            <w:rFonts w:asciiTheme="minorHAnsi" w:eastAsiaTheme="minorEastAsia" w:hAnsiTheme="minorHAnsi" w:cstheme="minorBidi"/>
            <w:noProof/>
            <w:sz w:val="22"/>
            <w:szCs w:val="22"/>
            <w:lang w:eastAsia="pt-BR"/>
          </w:rPr>
          <w:tab/>
        </w:r>
        <w:r w:rsidRPr="005571A1">
          <w:rPr>
            <w:rStyle w:val="Hyperlink"/>
            <w:noProof/>
          </w:rPr>
          <w:t>Plano de Teste</w:t>
        </w:r>
        <w:r>
          <w:rPr>
            <w:noProof/>
            <w:webHidden/>
          </w:rPr>
          <w:tab/>
        </w:r>
        <w:r>
          <w:rPr>
            <w:noProof/>
            <w:webHidden/>
          </w:rPr>
          <w:fldChar w:fldCharType="begin"/>
        </w:r>
        <w:r>
          <w:rPr>
            <w:noProof/>
            <w:webHidden/>
          </w:rPr>
          <w:instrText xml:space="preserve"> PAGEREF _Toc332487386 \h </w:instrText>
        </w:r>
        <w:r>
          <w:rPr>
            <w:noProof/>
            <w:webHidden/>
          </w:rPr>
        </w:r>
        <w:r>
          <w:rPr>
            <w:noProof/>
            <w:webHidden/>
          </w:rPr>
          <w:fldChar w:fldCharType="separate"/>
        </w:r>
        <w:r>
          <w:rPr>
            <w:noProof/>
            <w:webHidden/>
          </w:rPr>
          <w:t>58</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7" w:history="1">
        <w:r w:rsidRPr="005571A1">
          <w:rPr>
            <w:rStyle w:val="Hyperlink"/>
            <w:noProof/>
          </w:rPr>
          <w:t>4.7</w:t>
        </w:r>
        <w:r>
          <w:rPr>
            <w:rFonts w:asciiTheme="minorHAnsi" w:eastAsiaTheme="minorEastAsia" w:hAnsiTheme="minorHAnsi" w:cstheme="minorBidi"/>
            <w:noProof/>
            <w:sz w:val="22"/>
            <w:szCs w:val="22"/>
            <w:lang w:eastAsia="pt-BR"/>
          </w:rPr>
          <w:tab/>
        </w:r>
        <w:r w:rsidRPr="005571A1">
          <w:rPr>
            <w:rStyle w:val="Hyperlink"/>
            <w:noProof/>
          </w:rPr>
          <w:t>Integração entre os módulos</w:t>
        </w:r>
        <w:r>
          <w:rPr>
            <w:noProof/>
            <w:webHidden/>
          </w:rPr>
          <w:tab/>
        </w:r>
        <w:r>
          <w:rPr>
            <w:noProof/>
            <w:webHidden/>
          </w:rPr>
          <w:fldChar w:fldCharType="begin"/>
        </w:r>
        <w:r>
          <w:rPr>
            <w:noProof/>
            <w:webHidden/>
          </w:rPr>
          <w:instrText xml:space="preserve"> PAGEREF _Toc332487387 \h </w:instrText>
        </w:r>
        <w:r>
          <w:rPr>
            <w:noProof/>
            <w:webHidden/>
          </w:rPr>
        </w:r>
        <w:r>
          <w:rPr>
            <w:noProof/>
            <w:webHidden/>
          </w:rPr>
          <w:fldChar w:fldCharType="separate"/>
        </w:r>
        <w:r>
          <w:rPr>
            <w:noProof/>
            <w:webHidden/>
          </w:rPr>
          <w:t>59</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88" w:history="1">
        <w:r w:rsidRPr="005571A1">
          <w:rPr>
            <w:rStyle w:val="Hyperlink"/>
            <w:noProof/>
          </w:rPr>
          <w:t>4.8</w:t>
        </w:r>
        <w:r>
          <w:rPr>
            <w:rFonts w:asciiTheme="minorHAnsi" w:eastAsiaTheme="minorEastAsia" w:hAnsiTheme="minorHAnsi" w:cstheme="minorBidi"/>
            <w:noProof/>
            <w:sz w:val="22"/>
            <w:szCs w:val="22"/>
            <w:lang w:eastAsia="pt-BR"/>
          </w:rPr>
          <w:tab/>
        </w:r>
        <w:r w:rsidRPr="005571A1">
          <w:rPr>
            <w:rStyle w:val="Hyperlink"/>
            <w:noProof/>
          </w:rPr>
          <w:t>Considerações</w:t>
        </w:r>
        <w:r>
          <w:rPr>
            <w:noProof/>
            <w:webHidden/>
          </w:rPr>
          <w:tab/>
        </w:r>
        <w:r>
          <w:rPr>
            <w:noProof/>
            <w:webHidden/>
          </w:rPr>
          <w:fldChar w:fldCharType="begin"/>
        </w:r>
        <w:r>
          <w:rPr>
            <w:noProof/>
            <w:webHidden/>
          </w:rPr>
          <w:instrText xml:space="preserve"> PAGEREF _Toc332487388 \h </w:instrText>
        </w:r>
        <w:r>
          <w:rPr>
            <w:noProof/>
            <w:webHidden/>
          </w:rPr>
        </w:r>
        <w:r>
          <w:rPr>
            <w:noProof/>
            <w:webHidden/>
          </w:rPr>
          <w:fldChar w:fldCharType="separate"/>
        </w:r>
        <w:r>
          <w:rPr>
            <w:noProof/>
            <w:webHidden/>
          </w:rPr>
          <w:t>60</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89" w:history="1">
        <w:r w:rsidRPr="005571A1">
          <w:rPr>
            <w:rStyle w:val="Hyperlink"/>
            <w:noProof/>
          </w:rPr>
          <w:t>5</w:t>
        </w:r>
        <w:r>
          <w:rPr>
            <w:rFonts w:asciiTheme="minorHAnsi" w:eastAsiaTheme="minorEastAsia" w:hAnsiTheme="minorHAnsi" w:cstheme="minorBidi"/>
            <w:noProof/>
            <w:sz w:val="22"/>
            <w:szCs w:val="22"/>
            <w:lang w:eastAsia="pt-BR"/>
          </w:rPr>
          <w:tab/>
        </w:r>
        <w:r w:rsidRPr="005571A1">
          <w:rPr>
            <w:rStyle w:val="Hyperlink"/>
            <w:noProof/>
          </w:rPr>
          <w:t>CONCLUSÃO</w:t>
        </w:r>
        <w:r>
          <w:rPr>
            <w:noProof/>
            <w:webHidden/>
          </w:rPr>
          <w:tab/>
        </w:r>
        <w:r>
          <w:rPr>
            <w:noProof/>
            <w:webHidden/>
          </w:rPr>
          <w:fldChar w:fldCharType="begin"/>
        </w:r>
        <w:r>
          <w:rPr>
            <w:noProof/>
            <w:webHidden/>
          </w:rPr>
          <w:instrText xml:space="preserve"> PAGEREF _Toc332487389 \h </w:instrText>
        </w:r>
        <w:r>
          <w:rPr>
            <w:noProof/>
            <w:webHidden/>
          </w:rPr>
        </w:r>
        <w:r>
          <w:rPr>
            <w:noProof/>
            <w:webHidden/>
          </w:rPr>
          <w:fldChar w:fldCharType="separate"/>
        </w:r>
        <w:r>
          <w:rPr>
            <w:noProof/>
            <w:webHidden/>
          </w:rPr>
          <w:t>61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390" w:history="1">
        <w:r w:rsidRPr="005571A1">
          <w:rPr>
            <w:rStyle w:val="Hyperlink"/>
            <w:noProof/>
          </w:rPr>
          <w:t>5.1</w:t>
        </w:r>
        <w:r>
          <w:rPr>
            <w:rFonts w:asciiTheme="minorHAnsi" w:eastAsiaTheme="minorEastAsia" w:hAnsiTheme="minorHAnsi" w:cstheme="minorBidi"/>
            <w:noProof/>
            <w:sz w:val="22"/>
            <w:szCs w:val="22"/>
            <w:lang w:eastAsia="pt-BR"/>
          </w:rPr>
          <w:tab/>
        </w:r>
        <w:r w:rsidRPr="005571A1">
          <w:rPr>
            <w:rStyle w:val="Hyperlink"/>
            <w:noProof/>
          </w:rPr>
          <w:t>Trabalhos Futuros</w:t>
        </w:r>
        <w:r>
          <w:rPr>
            <w:noProof/>
            <w:webHidden/>
          </w:rPr>
          <w:tab/>
        </w:r>
        <w:r>
          <w:rPr>
            <w:noProof/>
            <w:webHidden/>
          </w:rPr>
          <w:fldChar w:fldCharType="begin"/>
        </w:r>
        <w:r>
          <w:rPr>
            <w:noProof/>
            <w:webHidden/>
          </w:rPr>
          <w:instrText xml:space="preserve"> PAGEREF _Toc332487390 \h </w:instrText>
        </w:r>
        <w:r>
          <w:rPr>
            <w:noProof/>
            <w:webHidden/>
          </w:rPr>
        </w:r>
        <w:r>
          <w:rPr>
            <w:noProof/>
            <w:webHidden/>
          </w:rPr>
          <w:fldChar w:fldCharType="separate"/>
        </w:r>
        <w:r>
          <w:rPr>
            <w:noProof/>
            <w:webHidden/>
          </w:rPr>
          <w:t>61</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1" w:history="1">
        <w:r w:rsidRPr="005571A1">
          <w:rPr>
            <w:rStyle w:val="Hyperlink"/>
            <w:noProof/>
          </w:rPr>
          <w:t>Referências</w:t>
        </w:r>
        <w:r>
          <w:rPr>
            <w:noProof/>
            <w:webHidden/>
          </w:rPr>
          <w:tab/>
        </w:r>
        <w:r>
          <w:rPr>
            <w:noProof/>
            <w:webHidden/>
          </w:rPr>
          <w:fldChar w:fldCharType="begin"/>
        </w:r>
        <w:r>
          <w:rPr>
            <w:noProof/>
            <w:webHidden/>
          </w:rPr>
          <w:instrText xml:space="preserve"> PAGEREF _Toc332487391 \h </w:instrText>
        </w:r>
        <w:r>
          <w:rPr>
            <w:noProof/>
            <w:webHidden/>
          </w:rPr>
        </w:r>
        <w:r>
          <w:rPr>
            <w:noProof/>
            <w:webHidden/>
          </w:rPr>
          <w:fldChar w:fldCharType="separate"/>
        </w:r>
        <w:r>
          <w:rPr>
            <w:noProof/>
            <w:webHidden/>
          </w:rPr>
          <w:t>63</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2" w:history="1">
        <w:r w:rsidRPr="005571A1">
          <w:rPr>
            <w:rStyle w:val="Hyperlink"/>
            <w:noProof/>
          </w:rPr>
          <w:t>APÊNDICE A – DESCRIÇÃO DOS CASOS DE USO</w:t>
        </w:r>
        <w:r>
          <w:rPr>
            <w:noProof/>
            <w:webHidden/>
          </w:rPr>
          <w:tab/>
        </w:r>
        <w:r>
          <w:rPr>
            <w:noProof/>
            <w:webHidden/>
          </w:rPr>
          <w:fldChar w:fldCharType="begin"/>
        </w:r>
        <w:r>
          <w:rPr>
            <w:noProof/>
            <w:webHidden/>
          </w:rPr>
          <w:instrText xml:space="preserve"> PAGEREF _Toc332487392 \h </w:instrText>
        </w:r>
        <w:r>
          <w:rPr>
            <w:noProof/>
            <w:webHidden/>
          </w:rPr>
        </w:r>
        <w:r>
          <w:rPr>
            <w:noProof/>
            <w:webHidden/>
          </w:rPr>
          <w:fldChar w:fldCharType="separate"/>
        </w:r>
        <w:r>
          <w:rPr>
            <w:noProof/>
            <w:webHidden/>
          </w:rPr>
          <w:t>65</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3" w:history="1">
        <w:r w:rsidRPr="005571A1">
          <w:rPr>
            <w:rStyle w:val="Hyperlink"/>
            <w:noProof/>
          </w:rPr>
          <w:t>SUMÁRIO</w:t>
        </w:r>
        <w:r>
          <w:rPr>
            <w:noProof/>
            <w:webHidden/>
          </w:rPr>
          <w:tab/>
        </w:r>
        <w:r>
          <w:rPr>
            <w:noProof/>
            <w:webHidden/>
          </w:rPr>
          <w:fldChar w:fldCharType="begin"/>
        </w:r>
        <w:r>
          <w:rPr>
            <w:noProof/>
            <w:webHidden/>
          </w:rPr>
          <w:instrText xml:space="preserve"> PAGEREF _Toc332487393 \h </w:instrText>
        </w:r>
        <w:r>
          <w:rPr>
            <w:noProof/>
            <w:webHidden/>
          </w:rPr>
        </w:r>
        <w:r>
          <w:rPr>
            <w:noProof/>
            <w:webHidden/>
          </w:rPr>
          <w:fldChar w:fldCharType="separate"/>
        </w:r>
        <w:r>
          <w:rPr>
            <w:noProof/>
            <w:webHidden/>
          </w:rPr>
          <w:t>65</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4" w:history="1">
        <w:r w:rsidRPr="005571A1">
          <w:rPr>
            <w:rStyle w:val="Hyperlink"/>
            <w:noProof/>
          </w:rPr>
          <w:t>Descrição dos Casos de Uso</w:t>
        </w:r>
        <w:r>
          <w:rPr>
            <w:noProof/>
            <w:webHidden/>
          </w:rPr>
          <w:tab/>
        </w:r>
        <w:r>
          <w:rPr>
            <w:noProof/>
            <w:webHidden/>
          </w:rPr>
          <w:fldChar w:fldCharType="begin"/>
        </w:r>
        <w:r>
          <w:rPr>
            <w:noProof/>
            <w:webHidden/>
          </w:rPr>
          <w:instrText xml:space="preserve"> PAGEREF _Toc332487394 \h </w:instrText>
        </w:r>
        <w:r>
          <w:rPr>
            <w:noProof/>
            <w:webHidden/>
          </w:rPr>
        </w:r>
        <w:r>
          <w:rPr>
            <w:noProof/>
            <w:webHidden/>
          </w:rPr>
          <w:fldChar w:fldCharType="separate"/>
        </w:r>
        <w:r>
          <w:rPr>
            <w:noProof/>
            <w:webHidden/>
          </w:rPr>
          <w:t>66</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5" w:history="1">
        <w:r w:rsidRPr="005571A1">
          <w:rPr>
            <w:rStyle w:val="Hyperlink"/>
            <w:noProof/>
            <w:kern w:val="28"/>
          </w:rPr>
          <w:t>SUMÁRIO</w:t>
        </w:r>
        <w:r>
          <w:rPr>
            <w:noProof/>
            <w:webHidden/>
          </w:rPr>
          <w:tab/>
        </w:r>
        <w:r>
          <w:rPr>
            <w:noProof/>
            <w:webHidden/>
          </w:rPr>
          <w:fldChar w:fldCharType="begin"/>
        </w:r>
        <w:r>
          <w:rPr>
            <w:noProof/>
            <w:webHidden/>
          </w:rPr>
          <w:instrText xml:space="preserve"> PAGEREF _Toc332487395 \h </w:instrText>
        </w:r>
        <w:r>
          <w:rPr>
            <w:noProof/>
            <w:webHidden/>
          </w:rPr>
        </w:r>
        <w:r>
          <w:rPr>
            <w:noProof/>
            <w:webHidden/>
          </w:rPr>
          <w:fldChar w:fldCharType="separate"/>
        </w:r>
        <w:r>
          <w:rPr>
            <w:noProof/>
            <w:webHidden/>
          </w:rPr>
          <w:t>75</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6" w:history="1">
        <w:r w:rsidRPr="005571A1">
          <w:rPr>
            <w:rStyle w:val="Hyperlink"/>
            <w:noProof/>
          </w:rPr>
          <w:t>Introdução</w:t>
        </w:r>
        <w:r>
          <w:rPr>
            <w:noProof/>
            <w:webHidden/>
          </w:rPr>
          <w:tab/>
        </w:r>
        <w:r>
          <w:rPr>
            <w:noProof/>
            <w:webHidden/>
          </w:rPr>
          <w:fldChar w:fldCharType="begin"/>
        </w:r>
        <w:r>
          <w:rPr>
            <w:noProof/>
            <w:webHidden/>
          </w:rPr>
          <w:instrText xml:space="preserve"> PAGEREF _Toc332487396 \h </w:instrText>
        </w:r>
        <w:r>
          <w:rPr>
            <w:noProof/>
            <w:webHidden/>
          </w:rPr>
        </w:r>
        <w:r>
          <w:rPr>
            <w:noProof/>
            <w:webHidden/>
          </w:rPr>
          <w:fldChar w:fldCharType="separate"/>
        </w:r>
        <w:r>
          <w:rPr>
            <w:noProof/>
            <w:webHidden/>
          </w:rPr>
          <w:t>76</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7" w:history="1">
        <w:r w:rsidRPr="005571A1">
          <w:rPr>
            <w:rStyle w:val="Hyperlink"/>
            <w:noProof/>
          </w:rPr>
          <w:t>Requisitos de Teste</w:t>
        </w:r>
        <w:r>
          <w:rPr>
            <w:noProof/>
            <w:webHidden/>
          </w:rPr>
          <w:tab/>
        </w:r>
        <w:r>
          <w:rPr>
            <w:noProof/>
            <w:webHidden/>
          </w:rPr>
          <w:fldChar w:fldCharType="begin"/>
        </w:r>
        <w:r>
          <w:rPr>
            <w:noProof/>
            <w:webHidden/>
          </w:rPr>
          <w:instrText xml:space="preserve"> PAGEREF _Toc332487397 \h </w:instrText>
        </w:r>
        <w:r>
          <w:rPr>
            <w:noProof/>
            <w:webHidden/>
          </w:rPr>
        </w:r>
        <w:r>
          <w:rPr>
            <w:noProof/>
            <w:webHidden/>
          </w:rPr>
          <w:fldChar w:fldCharType="separate"/>
        </w:r>
        <w:r>
          <w:rPr>
            <w:noProof/>
            <w:webHidden/>
          </w:rPr>
          <w:t>77</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8" w:history="1">
        <w:r w:rsidRPr="005571A1">
          <w:rPr>
            <w:rStyle w:val="Hyperlink"/>
            <w:noProof/>
          </w:rPr>
          <w:t>Estratégia de Testes</w:t>
        </w:r>
        <w:r>
          <w:rPr>
            <w:noProof/>
            <w:webHidden/>
          </w:rPr>
          <w:tab/>
        </w:r>
        <w:r>
          <w:rPr>
            <w:noProof/>
            <w:webHidden/>
          </w:rPr>
          <w:fldChar w:fldCharType="begin"/>
        </w:r>
        <w:r>
          <w:rPr>
            <w:noProof/>
            <w:webHidden/>
          </w:rPr>
          <w:instrText xml:space="preserve"> PAGEREF _Toc332487398 \h </w:instrText>
        </w:r>
        <w:r>
          <w:rPr>
            <w:noProof/>
            <w:webHidden/>
          </w:rPr>
        </w:r>
        <w:r>
          <w:rPr>
            <w:noProof/>
            <w:webHidden/>
          </w:rPr>
          <w:fldChar w:fldCharType="separate"/>
        </w:r>
        <w:r>
          <w:rPr>
            <w:noProof/>
            <w:webHidden/>
          </w:rPr>
          <w:t>79</w:t>
        </w:r>
        <w:r>
          <w:rPr>
            <w:noProof/>
            <w:webHidden/>
          </w:rPr>
          <w:fldChar w:fldCharType="end"/>
        </w:r>
      </w:hyperlink>
    </w:p>
    <w:p w:rsidR="00FE58F8" w:rsidRDefault="00FE58F8">
      <w:pPr>
        <w:pStyle w:val="Sumrio1"/>
        <w:rPr>
          <w:rFonts w:asciiTheme="minorHAnsi" w:eastAsiaTheme="minorEastAsia" w:hAnsiTheme="minorHAnsi" w:cstheme="minorBidi"/>
          <w:noProof/>
          <w:sz w:val="22"/>
          <w:szCs w:val="22"/>
          <w:lang w:eastAsia="pt-BR"/>
        </w:rPr>
      </w:pPr>
      <w:hyperlink w:anchor="_Toc332487399" w:history="1">
        <w:r w:rsidRPr="005571A1">
          <w:rPr>
            <w:rStyle w:val="Hyperlink"/>
            <w:noProof/>
          </w:rPr>
          <w:t>Roteiro de Simulação de Testes</w:t>
        </w:r>
        <w:r>
          <w:rPr>
            <w:noProof/>
            <w:webHidden/>
          </w:rPr>
          <w:tab/>
        </w:r>
        <w:r>
          <w:rPr>
            <w:noProof/>
            <w:webHidden/>
          </w:rPr>
          <w:fldChar w:fldCharType="begin"/>
        </w:r>
        <w:r>
          <w:rPr>
            <w:noProof/>
            <w:webHidden/>
          </w:rPr>
          <w:instrText xml:space="preserve"> PAGEREF _Toc332487399 \h </w:instrText>
        </w:r>
        <w:r>
          <w:rPr>
            <w:noProof/>
            <w:webHidden/>
          </w:rPr>
        </w:r>
        <w:r>
          <w:rPr>
            <w:noProof/>
            <w:webHidden/>
          </w:rPr>
          <w:fldChar w:fldCharType="separate"/>
        </w:r>
        <w:r>
          <w:rPr>
            <w:noProof/>
            <w:webHidden/>
          </w:rPr>
          <w:t>81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400" w:history="1">
        <w:r w:rsidRPr="005571A1">
          <w:rPr>
            <w:rStyle w:val="Hyperlink"/>
            <w:noProof/>
          </w:rPr>
          <w:t>Testes de Integridade das Informações</w:t>
        </w:r>
        <w:r>
          <w:rPr>
            <w:noProof/>
            <w:webHidden/>
          </w:rPr>
          <w:tab/>
        </w:r>
        <w:r>
          <w:rPr>
            <w:noProof/>
            <w:webHidden/>
          </w:rPr>
          <w:fldChar w:fldCharType="begin"/>
        </w:r>
        <w:r>
          <w:rPr>
            <w:noProof/>
            <w:webHidden/>
          </w:rPr>
          <w:instrText xml:space="preserve"> PAGEREF _Toc332487400 \h </w:instrText>
        </w:r>
        <w:r>
          <w:rPr>
            <w:noProof/>
            <w:webHidden/>
          </w:rPr>
        </w:r>
        <w:r>
          <w:rPr>
            <w:noProof/>
            <w:webHidden/>
          </w:rPr>
          <w:fldChar w:fldCharType="separate"/>
        </w:r>
        <w:r>
          <w:rPr>
            <w:noProof/>
            <w:webHidden/>
          </w:rPr>
          <w:t>81</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401" w:history="1">
        <w:r w:rsidRPr="005571A1">
          <w:rPr>
            <w:rStyle w:val="Hyperlink"/>
            <w:noProof/>
          </w:rPr>
          <w:t>Teste Funcional e de Interface</w:t>
        </w:r>
        <w:r>
          <w:rPr>
            <w:noProof/>
            <w:webHidden/>
          </w:rPr>
          <w:tab/>
        </w:r>
        <w:r>
          <w:rPr>
            <w:noProof/>
            <w:webHidden/>
          </w:rPr>
          <w:fldChar w:fldCharType="begin"/>
        </w:r>
        <w:r>
          <w:rPr>
            <w:noProof/>
            <w:webHidden/>
          </w:rPr>
          <w:instrText xml:space="preserve"> PAGEREF _Toc332487401 \h </w:instrText>
        </w:r>
        <w:r>
          <w:rPr>
            <w:noProof/>
            <w:webHidden/>
          </w:rPr>
        </w:r>
        <w:r>
          <w:rPr>
            <w:noProof/>
            <w:webHidden/>
          </w:rPr>
          <w:fldChar w:fldCharType="separate"/>
        </w:r>
        <w:r>
          <w:rPr>
            <w:noProof/>
            <w:webHidden/>
          </w:rPr>
          <w:t>82</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402" w:history="1">
        <w:r w:rsidRPr="005571A1">
          <w:rPr>
            <w:rStyle w:val="Hyperlink"/>
            <w:noProof/>
          </w:rPr>
          <w:t>Teste de Configuração e Segurança</w:t>
        </w:r>
        <w:r>
          <w:rPr>
            <w:noProof/>
            <w:webHidden/>
          </w:rPr>
          <w:tab/>
        </w:r>
        <w:r>
          <w:rPr>
            <w:noProof/>
            <w:webHidden/>
          </w:rPr>
          <w:fldChar w:fldCharType="begin"/>
        </w:r>
        <w:r>
          <w:rPr>
            <w:noProof/>
            <w:webHidden/>
          </w:rPr>
          <w:instrText xml:space="preserve"> PAGEREF _Toc332487402 \h </w:instrText>
        </w:r>
        <w:r>
          <w:rPr>
            <w:noProof/>
            <w:webHidden/>
          </w:rPr>
        </w:r>
        <w:r>
          <w:rPr>
            <w:noProof/>
            <w:webHidden/>
          </w:rPr>
          <w:fldChar w:fldCharType="separate"/>
        </w:r>
        <w:r>
          <w:rPr>
            <w:noProof/>
            <w:webHidden/>
          </w:rPr>
          <w:t>87</w:t>
        </w:r>
        <w:r>
          <w:rPr>
            <w:noProof/>
            <w:webHidden/>
          </w:rPr>
          <w:fldChar w:fldCharType="end"/>
        </w:r>
      </w:hyperlink>
    </w:p>
    <w:p w:rsidR="00FE58F8" w:rsidRDefault="00FE58F8">
      <w:pPr>
        <w:pStyle w:val="Sumrio2"/>
        <w:rPr>
          <w:rFonts w:asciiTheme="minorHAnsi" w:eastAsiaTheme="minorEastAsia" w:hAnsiTheme="minorHAnsi" w:cstheme="minorBidi"/>
          <w:noProof/>
          <w:sz w:val="22"/>
          <w:szCs w:val="22"/>
          <w:lang w:eastAsia="pt-BR"/>
        </w:rPr>
      </w:pPr>
      <w:hyperlink w:anchor="_Toc332487403" w:history="1">
        <w:r w:rsidRPr="005571A1">
          <w:rPr>
            <w:rStyle w:val="Hyperlink"/>
            <w:noProof/>
          </w:rPr>
          <w:t>Teste de Instalação</w:t>
        </w:r>
        <w:r>
          <w:rPr>
            <w:noProof/>
            <w:webHidden/>
          </w:rPr>
          <w:tab/>
        </w:r>
        <w:r>
          <w:rPr>
            <w:noProof/>
            <w:webHidden/>
          </w:rPr>
          <w:fldChar w:fldCharType="begin"/>
        </w:r>
        <w:r>
          <w:rPr>
            <w:noProof/>
            <w:webHidden/>
          </w:rPr>
          <w:instrText xml:space="preserve"> PAGEREF _Toc332487403 \h </w:instrText>
        </w:r>
        <w:r>
          <w:rPr>
            <w:noProof/>
            <w:webHidden/>
          </w:rPr>
        </w:r>
        <w:r>
          <w:rPr>
            <w:noProof/>
            <w:webHidden/>
          </w:rPr>
          <w:fldChar w:fldCharType="separate"/>
        </w:r>
        <w:r>
          <w:rPr>
            <w:noProof/>
            <w:webHidden/>
          </w:rPr>
          <w:t>88</w:t>
        </w:r>
        <w:r>
          <w:rPr>
            <w:noProof/>
            <w:webHidden/>
          </w:rPr>
          <w:fldChar w:fldCharType="end"/>
        </w:r>
      </w:hyperlink>
    </w:p>
    <w:p w:rsidR="001774C8" w:rsidRPr="00857E39" w:rsidRDefault="00A13190" w:rsidP="00857E39">
      <w:pPr>
        <w:pStyle w:val="Sumrio2"/>
        <w:rPr>
          <w:rFonts w:asciiTheme="minorHAnsi" w:eastAsiaTheme="minorEastAsia" w:hAnsiTheme="minorHAnsi" w:cstheme="minorBidi"/>
          <w:noProof/>
          <w:sz w:val="22"/>
          <w:szCs w:val="22"/>
          <w:lang w:eastAsia="pt-BR"/>
        </w:rPr>
      </w:pPr>
      <w:r>
        <w:rPr>
          <w:rFonts w:ascii="Times New (W1)" w:hAnsi="Times New (W1)"/>
          <w:b/>
        </w:rPr>
        <w:fldChar w:fldCharType="end"/>
      </w:r>
    </w:p>
    <w:p w:rsidR="000E2672" w:rsidRDefault="000E2672" w:rsidP="008A4FDA">
      <w:pPr>
        <w:pStyle w:val="Ttulo1"/>
        <w:rPr>
          <w:ins w:id="3" w:author="robson" w:date="2012-08-06T20:51:00Z"/>
        </w:rPr>
        <w:sectPr w:rsidR="000E2672" w:rsidSect="000E2672">
          <w:footerReference w:type="default" r:id="rId11"/>
          <w:type w:val="continuous"/>
          <w:pgSz w:w="11906" w:h="16838"/>
          <w:pgMar w:top="1701" w:right="1134" w:bottom="1134" w:left="1701" w:header="709" w:footer="709" w:gutter="0"/>
          <w:pgNumType w:fmt="lowerRoman" w:start="1"/>
          <w:cols w:space="708"/>
          <w:docGrid w:linePitch="360"/>
        </w:sectPr>
      </w:pPr>
    </w:p>
    <w:p w:rsidR="00DD5E6F" w:rsidRDefault="00DD5E6F" w:rsidP="008A4FDA">
      <w:pPr>
        <w:pStyle w:val="Ttulo1"/>
        <w:sectPr w:rsidR="00DD5E6F" w:rsidSect="000E2672">
          <w:type w:val="continuous"/>
          <w:pgSz w:w="11906" w:h="16838"/>
          <w:pgMar w:top="1701" w:right="1134" w:bottom="1134" w:left="1701" w:header="709" w:footer="709" w:gutter="0"/>
          <w:pgNumType w:fmt="lowerRoman" w:start="1"/>
          <w:cols w:space="708"/>
          <w:docGrid w:linePitch="360"/>
        </w:sectPr>
      </w:pPr>
    </w:p>
    <w:p w:rsidR="001E22A7" w:rsidRPr="00DA07A9" w:rsidRDefault="004A779E" w:rsidP="00451140">
      <w:pPr>
        <w:pStyle w:val="Ttulo1"/>
        <w:rPr>
          <w:szCs w:val="28"/>
        </w:rPr>
      </w:pPr>
      <w:bookmarkStart w:id="4" w:name="_Toc242589679"/>
      <w:bookmarkStart w:id="5" w:name="_Toc332487353"/>
      <w:r w:rsidRPr="00DA07A9">
        <w:rPr>
          <w:szCs w:val="28"/>
        </w:rPr>
        <w:lastRenderedPageBreak/>
        <w:t>1</w:t>
      </w:r>
      <w:r w:rsidRPr="00DA07A9">
        <w:rPr>
          <w:szCs w:val="28"/>
        </w:rPr>
        <w:tab/>
      </w:r>
      <w:bookmarkEnd w:id="4"/>
      <w:r w:rsidR="004168CC">
        <w:rPr>
          <w:szCs w:val="28"/>
        </w:rPr>
        <w:t>Introdução</w:t>
      </w:r>
      <w:bookmarkEnd w:id="5"/>
    </w:p>
    <w:p w:rsidR="006014CC" w:rsidRDefault="006014CC" w:rsidP="001E22A7"/>
    <w:p w:rsidR="001E22A7" w:rsidRDefault="00DA07A9" w:rsidP="001E22A7">
      <w:r>
        <w:t xml:space="preserve">Atualmente </w:t>
      </w:r>
      <w:r w:rsidR="00C945CC">
        <w:t>empresa</w:t>
      </w:r>
      <w:r>
        <w:t>s necessitam</w:t>
      </w:r>
      <w:r w:rsidR="007620FD">
        <w:t xml:space="preserve"> dos sistemas </w:t>
      </w:r>
      <w:r>
        <w:t>de informação para</w:t>
      </w:r>
      <w:r w:rsidR="007620FD">
        <w:t xml:space="preserve"> desenvolvimento</w:t>
      </w:r>
      <w:r>
        <w:t xml:space="preserve"> e controle na gestão de todos os setores e recursos</w:t>
      </w:r>
      <w:r w:rsidR="007620FD">
        <w:t>. O</w:t>
      </w:r>
      <w:r w:rsidR="00C945CC">
        <w:t xml:space="preserve"> investimento nesta área </w:t>
      </w:r>
      <w:r>
        <w:t>geralmente acaba</w:t>
      </w:r>
      <w:r w:rsidR="00C945CC">
        <w:t xml:space="preserve"> sendo maior do que o esperado, e nem sempre o retorno é maior o</w:t>
      </w:r>
      <w:r w:rsidR="007620FD">
        <w:t>u</w:t>
      </w:r>
      <w:r w:rsidR="00C945CC">
        <w:t xml:space="preserve"> igual ao </w:t>
      </w:r>
      <w:r w:rsidR="00E75128">
        <w:t>valor investido</w:t>
      </w:r>
      <w:r w:rsidR="00C945CC">
        <w:t>. Diante deste cenário</w:t>
      </w:r>
      <w:r>
        <w:t xml:space="preserve">, </w:t>
      </w:r>
      <w:r w:rsidR="0027241C">
        <w:t>as</w:t>
      </w:r>
      <w:r w:rsidR="00C945CC">
        <w:t xml:space="preserve"> empresas estão sempre em busca de soluções que visam baixar custos e trazer melhores</w:t>
      </w:r>
      <w:r w:rsidR="007620FD">
        <w:t xml:space="preserve"> resultados</w:t>
      </w:r>
      <w:r w:rsidR="00C945CC">
        <w:t>. Um ponto</w:t>
      </w:r>
      <w:r w:rsidR="007620FD">
        <w:t xml:space="preserve"> estratégico</w:t>
      </w:r>
      <w:r w:rsidR="00C945CC">
        <w:t xml:space="preserve"> que traz </w:t>
      </w:r>
      <w:r w:rsidR="007620FD">
        <w:t>inúmeros</w:t>
      </w:r>
      <w:r w:rsidR="00C945CC">
        <w:t xml:space="preserve"> resultados positivos para as empresas é a reutilização de sistemas</w:t>
      </w:r>
      <w:r w:rsidR="007620FD">
        <w:t>.</w:t>
      </w:r>
      <w:r w:rsidR="00C945CC">
        <w:t xml:space="preserve"> </w:t>
      </w:r>
      <w:r w:rsidR="007620FD">
        <w:t>Normalmente</w:t>
      </w:r>
      <w:r>
        <w:t xml:space="preserve"> esta prática</w:t>
      </w:r>
      <w:r w:rsidR="00C945CC">
        <w:t xml:space="preserve"> pode ocorrer através da integração de serviços existentes em um sistema específico </w:t>
      </w:r>
      <w:r w:rsidR="007620FD">
        <w:t>a</w:t>
      </w:r>
      <w:r w:rsidR="00C945CC">
        <w:t xml:space="preserve"> ser reutilizad</w:t>
      </w:r>
      <w:r>
        <w:t>o</w:t>
      </w:r>
      <w:r w:rsidR="007620FD">
        <w:t>. Porém,</w:t>
      </w:r>
      <w:r w:rsidR="00C945CC">
        <w:t xml:space="preserve"> isso nem sempre acontece</w:t>
      </w:r>
      <w:r w:rsidR="007620FD">
        <w:t xml:space="preserve"> e</w:t>
      </w:r>
      <w:r>
        <w:t>, muitas</w:t>
      </w:r>
      <w:r w:rsidR="00C945CC">
        <w:t xml:space="preserve"> vezes existe</w:t>
      </w:r>
      <w:r w:rsidR="005972F8">
        <w:t xml:space="preserve"> um sistema que faz uma determinada atividade e esta atividade tem que ser reescrita em outro</w:t>
      </w:r>
      <w:r>
        <w:t xml:space="preserve"> sistema</w:t>
      </w:r>
      <w:r w:rsidR="005972F8">
        <w:t xml:space="preserve"> que precisa efetuar a mesma ação, simplesmente po</w:t>
      </w:r>
      <w:r w:rsidR="007620FD">
        <w:t xml:space="preserve">r estarem em versões diferentes </w:t>
      </w:r>
      <w:r w:rsidR="005972F8">
        <w:t>ou por serem escritos em linguagens distintas</w:t>
      </w:r>
      <w:r>
        <w:t>, fatos que geram incompatibilidade entre ambos</w:t>
      </w:r>
      <w:r w:rsidR="005972F8">
        <w:t xml:space="preserve">. </w:t>
      </w:r>
    </w:p>
    <w:p w:rsidR="005972F8" w:rsidRDefault="007620FD" w:rsidP="001E22A7">
      <w:r>
        <w:t xml:space="preserve">Conforme </w:t>
      </w:r>
      <w:r w:rsidR="00E75128">
        <w:t>Silva (</w:t>
      </w:r>
      <w:r w:rsidR="00C90EA5">
        <w:t>2006</w:t>
      </w:r>
      <w:r w:rsidR="00077A09">
        <w:t>)</w:t>
      </w:r>
      <w:r w:rsidR="00AB32AB">
        <w:t xml:space="preserve"> abordou</w:t>
      </w:r>
      <w:r>
        <w:t xml:space="preserve"> em </w:t>
      </w:r>
      <w:r w:rsidR="0027241C">
        <w:t>seu trabalho</w:t>
      </w:r>
      <w:r>
        <w:t xml:space="preserve"> a</w:t>
      </w:r>
      <w:r w:rsidR="005972F8">
        <w:t xml:space="preserve"> Orientação a Serviços surgiu para suprir tal necessidade, unindo diversos conceitos e práticas sob um único paradigma</w:t>
      </w:r>
      <w:r w:rsidR="00232203">
        <w:t>, através da exposição de regras de negócio através de serviços</w:t>
      </w:r>
      <w:r w:rsidR="005972F8">
        <w:t>.</w:t>
      </w:r>
    </w:p>
    <w:p w:rsidR="005972F8" w:rsidRDefault="005972F8" w:rsidP="005C2092">
      <w:pPr>
        <w:ind w:firstLine="0"/>
      </w:pPr>
      <w:r>
        <w:t xml:space="preserve">Esse paradigma é conhecido como Arquitetura Orientada a Serviços ou </w:t>
      </w:r>
      <w:r w:rsidRPr="005972F8">
        <w:rPr>
          <w:b/>
        </w:rPr>
        <w:t>SOA</w:t>
      </w:r>
      <w:r>
        <w:t xml:space="preserve"> e, em essência, trata-se de um paradigma criado com o objetivo de desenvolver sistemas modularizados, o que traz diversos benefícios ao produto final.</w:t>
      </w:r>
    </w:p>
    <w:p w:rsidR="00E75128" w:rsidRDefault="00E75128" w:rsidP="005C2092">
      <w:pPr>
        <w:ind w:firstLine="0"/>
      </w:pPr>
      <w:r>
        <w:tab/>
        <w:t>Ao invés de desenvolver grandes aplicações como um único bloco, pode-se encapsular algumas funções importantes e disponibilizá-las na forma de serviços em uma rede.</w:t>
      </w:r>
    </w:p>
    <w:p w:rsidR="00E75128" w:rsidRDefault="00E75128" w:rsidP="005C2092">
      <w:pPr>
        <w:ind w:firstLine="0"/>
      </w:pPr>
      <w:r>
        <w:tab/>
        <w:t>A arquitetura propõe padrões e práticas de desenvolvimento para possibilitar que os serviços (web services) possam interagir adequadamente em um ambiente tão heterogêneo quanto a Internet, ou em outra rede qualquer.</w:t>
      </w:r>
    </w:p>
    <w:p w:rsidR="00E75128" w:rsidRPr="005972F8" w:rsidRDefault="00E75128" w:rsidP="005C2092">
      <w:pPr>
        <w:ind w:firstLine="0"/>
      </w:pPr>
      <w:r>
        <w:tab/>
        <w:t>Como qualquer arquitetura baseada em componentes, SOA mantém a independência de cada um deles e define, apenas como será feita a comunicação entre eles.</w:t>
      </w:r>
    </w:p>
    <w:p w:rsidR="00D14C92" w:rsidRPr="005671B4" w:rsidRDefault="00D14C92" w:rsidP="001E22A7"/>
    <w:p w:rsidR="001E22A7" w:rsidRPr="00AB32AB" w:rsidRDefault="004A779E" w:rsidP="00EF3D4E">
      <w:pPr>
        <w:pStyle w:val="Ttulo2"/>
        <w:rPr>
          <w:szCs w:val="28"/>
        </w:rPr>
      </w:pPr>
      <w:bookmarkStart w:id="6" w:name="_Toc242589680"/>
      <w:bookmarkStart w:id="7" w:name="_Toc332487354"/>
      <w:r w:rsidRPr="00AB32AB">
        <w:rPr>
          <w:szCs w:val="28"/>
        </w:rPr>
        <w:t>1.2</w:t>
      </w:r>
      <w:r w:rsidRPr="00AB32AB">
        <w:rPr>
          <w:szCs w:val="28"/>
        </w:rPr>
        <w:tab/>
      </w:r>
      <w:r w:rsidR="001E22A7" w:rsidRPr="00AB32AB">
        <w:rPr>
          <w:szCs w:val="28"/>
        </w:rPr>
        <w:t>M</w:t>
      </w:r>
      <w:bookmarkEnd w:id="6"/>
      <w:r w:rsidR="000E51CF" w:rsidRPr="00AB32AB">
        <w:rPr>
          <w:szCs w:val="28"/>
        </w:rPr>
        <w:t>otivação</w:t>
      </w:r>
      <w:bookmarkEnd w:id="7"/>
    </w:p>
    <w:p w:rsidR="0005469C" w:rsidRDefault="0005469C" w:rsidP="00EF3D4E"/>
    <w:p w:rsidR="00AB32AB" w:rsidRDefault="005D6534" w:rsidP="00EF3D4E">
      <w:r>
        <w:t xml:space="preserve">A </w:t>
      </w:r>
      <w:r w:rsidR="005C2092">
        <w:t>ausência</w:t>
      </w:r>
      <w:r>
        <w:t xml:space="preserve"> de padronização nas áreas de TI </w:t>
      </w:r>
      <w:r w:rsidR="005C2092">
        <w:t>é um fato</w:t>
      </w:r>
      <w:r>
        <w:t xml:space="preserve"> </w:t>
      </w:r>
      <w:r w:rsidR="008B24EF">
        <w:t xml:space="preserve">observado </w:t>
      </w:r>
      <w:r>
        <w:t>diante d</w:t>
      </w:r>
      <w:r w:rsidR="008B24EF">
        <w:t>e</w:t>
      </w:r>
      <w:r>
        <w:t xml:space="preserve"> </w:t>
      </w:r>
      <w:r w:rsidR="008B24EF">
        <w:t>inúmeras</w:t>
      </w:r>
      <w:r>
        <w:t xml:space="preserve"> experiência</w:t>
      </w:r>
      <w:r w:rsidR="005C2092">
        <w:t>s.</w:t>
      </w:r>
      <w:r w:rsidR="008B24EF">
        <w:t xml:space="preserve"> </w:t>
      </w:r>
      <w:r w:rsidR="005C2092">
        <w:t>Q</w:t>
      </w:r>
      <w:r w:rsidR="008B24EF">
        <w:t>uem trabalha nesta área pode constatar isso no dia-dia</w:t>
      </w:r>
      <w:r>
        <w:t xml:space="preserve">, </w:t>
      </w:r>
      <w:r w:rsidR="005C2092">
        <w:t xml:space="preserve">observando que </w:t>
      </w:r>
      <w:r>
        <w:t>a grand</w:t>
      </w:r>
      <w:r w:rsidR="005C2092">
        <w:t>e preocupação das empresas com soluções no</w:t>
      </w:r>
      <w:r>
        <w:t xml:space="preserve"> presente</w:t>
      </w:r>
      <w:r w:rsidR="005C2092">
        <w:t>,</w:t>
      </w:r>
      <w:r>
        <w:t xml:space="preserve"> muitas vezes </w:t>
      </w:r>
      <w:r w:rsidR="005C2092">
        <w:t>as levam a esquecer</w:t>
      </w:r>
      <w:r>
        <w:t xml:space="preserve"> do futuro, ou seja</w:t>
      </w:r>
      <w:r w:rsidR="00AB32AB">
        <w:t>,</w:t>
      </w:r>
      <w:r>
        <w:t xml:space="preserve"> na </w:t>
      </w:r>
      <w:r w:rsidR="005C2092">
        <w:t>urgência</w:t>
      </w:r>
      <w:r>
        <w:t xml:space="preserve"> de atender </w:t>
      </w:r>
      <w:r w:rsidR="005C2092">
        <w:t>à</w:t>
      </w:r>
      <w:r>
        <w:t xml:space="preserve"> necessidade de um cliente, acabam não </w:t>
      </w:r>
      <w:r>
        <w:lastRenderedPageBreak/>
        <w:t>dando t</w:t>
      </w:r>
      <w:r w:rsidR="0027241C">
        <w:t>anta importância para o que virá</w:t>
      </w:r>
      <w:r>
        <w:t xml:space="preserve"> acontecer após a construção do sistema, as manutenções, atualizações e possíveis integrações com outros sistemas. Esse “descaso” pode c</w:t>
      </w:r>
      <w:r w:rsidR="00AB32AB">
        <w:t>ausar muitos danos financeiros à</w:t>
      </w:r>
      <w:r>
        <w:t xml:space="preserve"> organização, pois futuramente dependendo </w:t>
      </w:r>
      <w:r w:rsidR="008E6C13">
        <w:t>da necessidade do cliente em uma regra de negócio q</w:t>
      </w:r>
      <w:r w:rsidR="00F72648">
        <w:t>ue o sistema criado não se adéqu</w:t>
      </w:r>
      <w:r w:rsidR="008E6C13">
        <w:t>e</w:t>
      </w:r>
      <w:r w:rsidR="008B24EF">
        <w:t>,</w:t>
      </w:r>
      <w:r w:rsidR="008E6C13">
        <w:t xml:space="preserve"> pode ser necessário a reescrita de código ou até mesmo a reimplementação de um módulo. </w:t>
      </w:r>
    </w:p>
    <w:p w:rsidR="001E22A7" w:rsidRDefault="00AB32AB" w:rsidP="00EF3D4E">
      <w:r>
        <w:t>Para tanto</w:t>
      </w:r>
      <w:r w:rsidR="008E6C13">
        <w:t xml:space="preserve"> </w:t>
      </w:r>
      <w:r w:rsidR="008B24EF">
        <w:t xml:space="preserve">este trabalho </w:t>
      </w:r>
      <w:r>
        <w:t>apresenta</w:t>
      </w:r>
      <w:r w:rsidR="008B24EF">
        <w:t xml:space="preserve"> um sistema desenvolvido utilizando alguns princípios da Arquitetura Orientada a Serviços</w:t>
      </w:r>
      <w:r w:rsidR="00D33B6E">
        <w:t xml:space="preserve">, </w:t>
      </w:r>
      <w:r>
        <w:t>destacando-se</w:t>
      </w:r>
      <w:r w:rsidR="00D33B6E">
        <w:t xml:space="preserve"> as vantagens que este paradigma oferece como </w:t>
      </w:r>
      <w:r w:rsidR="00B46D29">
        <w:t>baixo acoplamento, independência de plataforma ou linguagem, reusabilidade de código, redução de redundâncias e custo de manutenção</w:t>
      </w:r>
      <w:r w:rsidR="008E6C13">
        <w:t>.</w:t>
      </w:r>
    </w:p>
    <w:p w:rsidR="001E22A7" w:rsidRPr="00AB32AB" w:rsidRDefault="001E22A7" w:rsidP="0005469C">
      <w:pPr>
        <w:rPr>
          <w:sz w:val="28"/>
          <w:szCs w:val="28"/>
        </w:rPr>
      </w:pPr>
      <w:r>
        <w:cr/>
      </w:r>
      <w:bookmarkStart w:id="8" w:name="_Toc242589681"/>
      <w:r w:rsidR="00317302" w:rsidRPr="00AB32AB">
        <w:rPr>
          <w:sz w:val="28"/>
          <w:szCs w:val="28"/>
        </w:rPr>
        <w:t>1.3</w:t>
      </w:r>
      <w:bookmarkEnd w:id="8"/>
      <w:r w:rsidR="004A779E" w:rsidRPr="00AB32AB">
        <w:rPr>
          <w:sz w:val="28"/>
          <w:szCs w:val="28"/>
        </w:rPr>
        <w:tab/>
      </w:r>
      <w:r w:rsidR="00317302" w:rsidRPr="00AB32AB">
        <w:rPr>
          <w:sz w:val="28"/>
          <w:szCs w:val="28"/>
        </w:rPr>
        <w:t>Objetivo Geral</w:t>
      </w:r>
    </w:p>
    <w:p w:rsidR="00317302" w:rsidRDefault="0027241C" w:rsidP="00AB32AB">
      <w:r>
        <w:t>Aplicar alguns</w:t>
      </w:r>
      <w:r w:rsidR="00AB32AB">
        <w:t xml:space="preserve"> conceitos da Ar</w:t>
      </w:r>
      <w:r w:rsidR="00232203">
        <w:t>quitetura Orientada a Serviços (</w:t>
      </w:r>
      <w:r w:rsidR="00AB32AB">
        <w:t>SOA</w:t>
      </w:r>
      <w:r w:rsidR="00232203">
        <w:t>)</w:t>
      </w:r>
      <w:r w:rsidR="00AB32AB">
        <w:t>, no desenvolvimento de um aplic</w:t>
      </w:r>
      <w:r>
        <w:t>ativo simples, prático e eficaz.</w:t>
      </w:r>
      <w:r w:rsidR="00AB32AB">
        <w:t xml:space="preserve"> </w:t>
      </w:r>
      <w:r>
        <w:t xml:space="preserve">O foco do aplicativo proposto envolve sua utilização </w:t>
      </w:r>
      <w:r w:rsidR="00AB32AB">
        <w:t xml:space="preserve">para controle finaceiro pessoal, integrando as plataformas Web e Mobile.   </w:t>
      </w:r>
    </w:p>
    <w:p w:rsidR="00AB32AB" w:rsidRDefault="00AB32AB" w:rsidP="00AB32AB"/>
    <w:p w:rsidR="001E22A7" w:rsidRPr="00AB32AB" w:rsidRDefault="00317302" w:rsidP="001E22A7">
      <w:pPr>
        <w:pStyle w:val="Ttulo2"/>
        <w:rPr>
          <w:szCs w:val="28"/>
        </w:rPr>
      </w:pPr>
      <w:bookmarkStart w:id="9" w:name="_Toc242589682"/>
      <w:bookmarkStart w:id="10" w:name="_Toc332487355"/>
      <w:r w:rsidRPr="00AB32AB">
        <w:rPr>
          <w:szCs w:val="28"/>
        </w:rPr>
        <w:t>1.4</w:t>
      </w:r>
      <w:bookmarkEnd w:id="9"/>
      <w:r w:rsidR="004A779E" w:rsidRPr="00AB32AB">
        <w:rPr>
          <w:szCs w:val="28"/>
        </w:rPr>
        <w:tab/>
      </w:r>
      <w:r w:rsidRPr="00AB32AB">
        <w:rPr>
          <w:szCs w:val="28"/>
        </w:rPr>
        <w:t>Objetivos Específicos</w:t>
      </w:r>
      <w:bookmarkEnd w:id="10"/>
    </w:p>
    <w:p w:rsidR="005C2092" w:rsidRPr="005C2092" w:rsidRDefault="005C2092" w:rsidP="005C2092"/>
    <w:p w:rsidR="0077504B" w:rsidRDefault="00232203" w:rsidP="00AB32AB">
      <w:pPr>
        <w:pStyle w:val="PargrafodaLista"/>
        <w:numPr>
          <w:ilvl w:val="0"/>
          <w:numId w:val="8"/>
        </w:numPr>
        <w:spacing w:line="360" w:lineRule="auto"/>
        <w:ind w:left="1066" w:hanging="357"/>
      </w:pPr>
      <w:r>
        <w:t>Implementar mó</w:t>
      </w:r>
      <w:r w:rsidR="00AB32AB">
        <w:t xml:space="preserve">dulo Web, permitindo segurança através da </w:t>
      </w:r>
      <w:r w:rsidR="0077504B">
        <w:t>autenticação de usuários.</w:t>
      </w:r>
    </w:p>
    <w:p w:rsidR="0077504B" w:rsidRDefault="0077504B" w:rsidP="00AB32AB">
      <w:pPr>
        <w:pStyle w:val="PargrafodaLista"/>
        <w:numPr>
          <w:ilvl w:val="0"/>
          <w:numId w:val="8"/>
        </w:numPr>
        <w:spacing w:line="360" w:lineRule="auto"/>
        <w:ind w:left="1066" w:hanging="357"/>
      </w:pPr>
      <w:r>
        <w:t>Possibilitar entradas</w:t>
      </w:r>
      <w:r w:rsidR="008B24EF">
        <w:t xml:space="preserve"> com informações</w:t>
      </w:r>
      <w:r>
        <w:t xml:space="preserve"> e alterações</w:t>
      </w:r>
      <w:r w:rsidR="008B24EF">
        <w:t xml:space="preserve"> de custos</w:t>
      </w:r>
      <w:r>
        <w:t xml:space="preserve"> e gastos.</w:t>
      </w:r>
    </w:p>
    <w:p w:rsidR="00C41B14" w:rsidRDefault="00867883" w:rsidP="00AB32AB">
      <w:pPr>
        <w:pStyle w:val="PargrafodaLista"/>
        <w:numPr>
          <w:ilvl w:val="0"/>
          <w:numId w:val="8"/>
        </w:numPr>
        <w:spacing w:line="360" w:lineRule="auto"/>
        <w:ind w:left="1066" w:hanging="357"/>
      </w:pPr>
      <w:r>
        <w:t xml:space="preserve">Implementar um módulo </w:t>
      </w:r>
      <w:r w:rsidR="00232203">
        <w:t>para dispositivos móveis</w:t>
      </w:r>
      <w:r>
        <w:t xml:space="preserve"> </w:t>
      </w:r>
      <w:r w:rsidR="0077504B">
        <w:t>que ofereça conforto, comodidade e mobilidade ao usuário para</w:t>
      </w:r>
      <w:r w:rsidR="008B24EF">
        <w:t xml:space="preserve"> entrar com dados</w:t>
      </w:r>
      <w:r w:rsidR="00232203">
        <w:t xml:space="preserve"> referente a seus gastos</w:t>
      </w:r>
      <w:r w:rsidR="008B24EF">
        <w:t xml:space="preserve"> nos sistema de onde estiver.</w:t>
      </w:r>
    </w:p>
    <w:p w:rsidR="00867883" w:rsidRDefault="00867883" w:rsidP="00AB32AB">
      <w:pPr>
        <w:pStyle w:val="PargrafodaLista"/>
        <w:numPr>
          <w:ilvl w:val="0"/>
          <w:numId w:val="8"/>
        </w:numPr>
        <w:spacing w:line="360" w:lineRule="auto"/>
        <w:ind w:left="1066" w:hanging="357"/>
      </w:pPr>
      <w:r>
        <w:t>Criar relatórios no</w:t>
      </w:r>
      <w:r w:rsidR="0077504B">
        <w:t>s</w:t>
      </w:r>
      <w:r>
        <w:t xml:space="preserve"> sistema</w:t>
      </w:r>
      <w:r w:rsidR="0077504B">
        <w:t>s</w:t>
      </w:r>
      <w:r>
        <w:t xml:space="preserve"> Web e Mobile, permitindo que o usuário consi</w:t>
      </w:r>
      <w:r w:rsidR="0077504B">
        <w:t>ga ver detalhadamente o controle de</w:t>
      </w:r>
      <w:r>
        <w:t xml:space="preserve"> seus gastos.</w:t>
      </w:r>
    </w:p>
    <w:p w:rsidR="001E22A7" w:rsidRPr="005671B4" w:rsidRDefault="001E22A7" w:rsidP="00A728AC">
      <w:pPr>
        <w:ind w:firstLine="0"/>
      </w:pPr>
    </w:p>
    <w:p w:rsidR="001E22A7" w:rsidRDefault="004A779E" w:rsidP="0017296D">
      <w:pPr>
        <w:pStyle w:val="Ttulo2"/>
      </w:pPr>
      <w:bookmarkStart w:id="11" w:name="_Toc242589683"/>
      <w:bookmarkStart w:id="12" w:name="_Toc332487356"/>
      <w:r>
        <w:t>1.5</w:t>
      </w:r>
      <w:r>
        <w:tab/>
      </w:r>
      <w:r w:rsidR="001E22A7" w:rsidRPr="005671B4">
        <w:t>E</w:t>
      </w:r>
      <w:bookmarkEnd w:id="11"/>
      <w:r w:rsidR="00E37844">
        <w:t>strutura do Trabalho</w:t>
      </w:r>
      <w:bookmarkEnd w:id="12"/>
    </w:p>
    <w:p w:rsidR="001E22A7" w:rsidRDefault="001E22A7" w:rsidP="00A728AC">
      <w:pPr>
        <w:ind w:firstLine="0"/>
      </w:pPr>
    </w:p>
    <w:p w:rsidR="00E16F45" w:rsidRDefault="00E16F45" w:rsidP="00E16F45">
      <w:pPr>
        <w:ind w:firstLine="709"/>
      </w:pPr>
      <w:r>
        <w:t>O</w:t>
      </w:r>
      <w:r w:rsidR="0077504B">
        <w:t xml:space="preserve"> presente</w:t>
      </w:r>
      <w:r>
        <w:t xml:space="preserve"> trabalho</w:t>
      </w:r>
      <w:r w:rsidR="0077504B">
        <w:t>, que destaca as etapas para desenvolvimento de um sistema, utilizando a arquitetura SOA, encontra-se dividido e organizado nos seguintes capítulos</w:t>
      </w:r>
      <w:r>
        <w:t>:</w:t>
      </w:r>
    </w:p>
    <w:p w:rsidR="00D43A2D" w:rsidRDefault="00D43A2D" w:rsidP="00D43A2D">
      <w:pPr>
        <w:ind w:firstLine="709"/>
      </w:pPr>
      <w:r>
        <w:lastRenderedPageBreak/>
        <w:t>O Capítulo 2 (dois) apresenta o conceito de integração de sistemas e algumas maneiras possíveis de como ser feito, bem como a sua importância nas organizações que utilizam sistemas de informação.</w:t>
      </w:r>
    </w:p>
    <w:p w:rsidR="00E16F45" w:rsidRDefault="00AA6A7C" w:rsidP="00E16F45">
      <w:pPr>
        <w:ind w:firstLine="709"/>
      </w:pPr>
      <w:r>
        <w:t>O Capítulo 3 (três</w:t>
      </w:r>
      <w:r w:rsidR="00E16F45">
        <w:t xml:space="preserve">) apresenta o paradigma de Arquitetura Orientada a Serviços, </w:t>
      </w:r>
      <w:r>
        <w:t>o que é</w:t>
      </w:r>
      <w:r w:rsidR="00706D7B">
        <w:t xml:space="preserve"> SOA, abordando suas</w:t>
      </w:r>
      <w:r w:rsidR="0077504B">
        <w:t xml:space="preserve"> principais</w:t>
      </w:r>
      <w:r w:rsidR="00706D7B">
        <w:t xml:space="preserve"> características como baixo acoplamento, independência de plataforma ou linguagem, reuso de código, redução de redundâncias e redução de custo de manutenção</w:t>
      </w:r>
      <w:r>
        <w:t>, faz uma abordagem sobre Web Services que são fortemente utilizados na Arquitetura Orientada a Serviços, neste capítulo serão apresentados os principais protocolos utilizados, SOAP e REST.</w:t>
      </w:r>
    </w:p>
    <w:p w:rsidR="00C1576D" w:rsidRDefault="00D43A2D" w:rsidP="00C1576D">
      <w:pPr>
        <w:ind w:firstLine="709"/>
      </w:pPr>
      <w:r>
        <w:t>O Capítulo 4(quatro) apresenta a proposta do sistema e a documentação básica do sistema desenvolvido.</w:t>
      </w:r>
    </w:p>
    <w:p w:rsidR="00B023B7" w:rsidRPr="00C1576D" w:rsidDel="000E2672" w:rsidRDefault="00D43A2D" w:rsidP="00C1576D">
      <w:pPr>
        <w:ind w:firstLine="709"/>
        <w:rPr>
          <w:del w:id="13" w:author="robson" w:date="2012-08-06T20:52:00Z"/>
        </w:rPr>
      </w:pPr>
      <w:r>
        <w:t>O Capítulo 5(cinco) conclui o trabalho e apresenta propostas para trabalhos futuros.</w:t>
      </w:r>
      <w:bookmarkStart w:id="14" w:name="_Toc242589685"/>
      <w:ins w:id="15" w:author="robson" w:date="2012-08-06T20:52:00Z">
        <w:r w:rsidR="000E2672">
          <w:rPr>
            <w:b/>
          </w:rPr>
          <w:br w:type="page"/>
        </w:r>
      </w:ins>
    </w:p>
    <w:p w:rsidR="001E22A7" w:rsidRDefault="00AA6A7C" w:rsidP="008A4FDA">
      <w:pPr>
        <w:pStyle w:val="Ttulo1"/>
      </w:pPr>
      <w:bookmarkStart w:id="16" w:name="_Toc332487357"/>
      <w:bookmarkEnd w:id="14"/>
      <w:r>
        <w:t>2</w:t>
      </w:r>
      <w:r w:rsidR="00264134">
        <w:tab/>
      </w:r>
      <w:r w:rsidR="004168CC">
        <w:t>Integração de Sistemas</w:t>
      </w:r>
      <w:bookmarkEnd w:id="16"/>
    </w:p>
    <w:p w:rsidR="00767B7E" w:rsidRDefault="00767B7E" w:rsidP="00C3475E"/>
    <w:p w:rsidR="00767B7E" w:rsidRDefault="00C32CA3" w:rsidP="00C3475E">
      <w:r>
        <w:t>É comum o questionamento de que se</w:t>
      </w:r>
      <w:r w:rsidR="00767B7E">
        <w:t xml:space="preserve"> existe realmente a necessidade de integrarmos</w:t>
      </w:r>
      <w:r w:rsidR="00232203">
        <w:t xml:space="preserve"> os sistemas</w:t>
      </w:r>
      <w:r>
        <w:t>.</w:t>
      </w:r>
      <w:r w:rsidR="00767B7E">
        <w:t xml:space="preserve"> </w:t>
      </w:r>
      <w:r>
        <w:t>Não seria melhor poder</w:t>
      </w:r>
      <w:r w:rsidR="00767B7E">
        <w:t xml:space="preserve"> re-escrever t</w:t>
      </w:r>
      <w:r w:rsidR="00232203">
        <w:t>udo na linguagem que utilizamos e</w:t>
      </w:r>
      <w:r w:rsidR="00767B7E">
        <w:t xml:space="preserve"> padroniza</w:t>
      </w:r>
      <w:r w:rsidR="00232203">
        <w:t>r tudo em uma só linguagem. Poré</w:t>
      </w:r>
      <w:r w:rsidR="00767B7E">
        <w:t xml:space="preserve">m, isso é </w:t>
      </w:r>
      <w:r>
        <w:t>inviável</w:t>
      </w:r>
      <w:r w:rsidR="00767B7E">
        <w:t xml:space="preserve">, pois nenhuma empresa consegue isso, pois as linguagens são alteradas, surgem outras melhores, </w:t>
      </w:r>
      <w:r w:rsidR="00232203">
        <w:t xml:space="preserve">com </w:t>
      </w:r>
      <w:r w:rsidR="00767B7E">
        <w:t>benefícios que leva a substituição da linguagem que está sendo utilizada no momento por outra.</w:t>
      </w:r>
    </w:p>
    <w:p w:rsidR="00AA6A7C" w:rsidRDefault="00AA6A7C" w:rsidP="00AA6A7C">
      <w:r>
        <w:t>IBM (2006) caracteriza a integração de sistemas da maneira tradicional como um processo árduo e falho, segundo ela o processo se divide basicamente nos seguintes passos:</w:t>
      </w:r>
    </w:p>
    <w:p w:rsidR="00AA6A7C" w:rsidRDefault="00AA6A7C" w:rsidP="00A97F32">
      <w:pPr>
        <w:pStyle w:val="PargrafodaLista"/>
        <w:numPr>
          <w:ilvl w:val="0"/>
          <w:numId w:val="62"/>
        </w:numPr>
      </w:pPr>
      <w:r>
        <w:t>Necessidade de negócio.</w:t>
      </w:r>
    </w:p>
    <w:p w:rsidR="00AA6A7C" w:rsidRDefault="00AA6A7C" w:rsidP="00A97F32">
      <w:pPr>
        <w:pStyle w:val="PargrafodaLista"/>
        <w:numPr>
          <w:ilvl w:val="0"/>
          <w:numId w:val="62"/>
        </w:numPr>
      </w:pPr>
      <w:r>
        <w:t>Procurar documentação existente.</w:t>
      </w:r>
    </w:p>
    <w:p w:rsidR="00AA6A7C" w:rsidRDefault="00AA6A7C" w:rsidP="00A97F32">
      <w:pPr>
        <w:pStyle w:val="PargrafodaLista"/>
        <w:numPr>
          <w:ilvl w:val="0"/>
          <w:numId w:val="62"/>
        </w:numPr>
      </w:pPr>
      <w:r>
        <w:t>Verificar dados para importação.</w:t>
      </w:r>
    </w:p>
    <w:p w:rsidR="00AA6A7C" w:rsidRDefault="00AA6A7C" w:rsidP="00A97F32">
      <w:pPr>
        <w:pStyle w:val="PargrafodaLista"/>
        <w:numPr>
          <w:ilvl w:val="0"/>
          <w:numId w:val="62"/>
        </w:numPr>
      </w:pPr>
      <w:r>
        <w:t>Analisar mudanças necessárias, encontrar impactos no código, planejar mudanças.</w:t>
      </w:r>
    </w:p>
    <w:p w:rsidR="00AA6A7C" w:rsidRDefault="00AA6A7C" w:rsidP="00A97F32">
      <w:pPr>
        <w:pStyle w:val="PargrafodaLista"/>
        <w:numPr>
          <w:ilvl w:val="0"/>
          <w:numId w:val="62"/>
        </w:numPr>
      </w:pPr>
      <w:r>
        <w:t>Desenvolver rotinas para transformar dados e validação.</w:t>
      </w:r>
    </w:p>
    <w:p w:rsidR="00AA6A7C" w:rsidRDefault="00AA6A7C" w:rsidP="00A97F32">
      <w:pPr>
        <w:pStyle w:val="PargrafodaLista"/>
        <w:numPr>
          <w:ilvl w:val="0"/>
          <w:numId w:val="62"/>
        </w:numPr>
      </w:pPr>
      <w:r>
        <w:t>Manualmente validar resultados, verificar integrações, ajustar inconsistências e publicar relatórios.</w:t>
      </w:r>
    </w:p>
    <w:p w:rsidR="00AA6A7C" w:rsidRDefault="00AA6A7C" w:rsidP="00AA6A7C">
      <w:r>
        <w:t>O resultado disso tudo nem sempre é o esperado, o fluxo pode ser tornar desordenado na arquitetura dos sistemas das empresas.</w:t>
      </w:r>
    </w:p>
    <w:p w:rsidR="00AA6A7C" w:rsidRDefault="00AA6A7C" w:rsidP="00AA6A7C">
      <w:r>
        <w:t>Existem barreiras que impedem que o negócio seja flexível e que haja o reuso:</w:t>
      </w:r>
    </w:p>
    <w:p w:rsidR="00AA6A7C" w:rsidRDefault="00AA6A7C" w:rsidP="00A97F32">
      <w:pPr>
        <w:pStyle w:val="PargrafodaLista"/>
        <w:numPr>
          <w:ilvl w:val="0"/>
          <w:numId w:val="60"/>
        </w:numPr>
      </w:pPr>
      <w:r>
        <w:t>Falta de processos e padrões.</w:t>
      </w:r>
    </w:p>
    <w:p w:rsidR="00AA6A7C" w:rsidRDefault="00AA6A7C" w:rsidP="00A97F32">
      <w:pPr>
        <w:pStyle w:val="PargrafodaLista"/>
        <w:numPr>
          <w:ilvl w:val="0"/>
          <w:numId w:val="60"/>
        </w:numPr>
      </w:pPr>
      <w:r>
        <w:t>Políticas de arquitetura limitadas.</w:t>
      </w:r>
    </w:p>
    <w:p w:rsidR="00AA6A7C" w:rsidRDefault="00AA6A7C" w:rsidP="00A97F32">
      <w:pPr>
        <w:pStyle w:val="PargrafodaLista"/>
        <w:numPr>
          <w:ilvl w:val="0"/>
          <w:numId w:val="60"/>
        </w:numPr>
      </w:pPr>
      <w:r>
        <w:t>Foco em aplicações pontuais que suportam necessidades de negócio redundantes.</w:t>
      </w:r>
    </w:p>
    <w:p w:rsidR="00AA6A7C" w:rsidRDefault="00AA6A7C" w:rsidP="00A97F32">
      <w:pPr>
        <w:pStyle w:val="PargrafodaLista"/>
        <w:numPr>
          <w:ilvl w:val="0"/>
          <w:numId w:val="60"/>
        </w:numPr>
      </w:pPr>
      <w:r>
        <w:t>Infraestrutura construída sem um plano.</w:t>
      </w:r>
    </w:p>
    <w:p w:rsidR="00C32CA3" w:rsidRDefault="00C32CA3" w:rsidP="00C32CA3">
      <w:pPr>
        <w:pStyle w:val="PargrafodaLista"/>
        <w:ind w:left="1571" w:firstLine="0"/>
      </w:pPr>
    </w:p>
    <w:p w:rsidR="00AA6A7C" w:rsidRDefault="00AA6A7C" w:rsidP="00C32CA3">
      <w:pPr>
        <w:ind w:firstLine="709"/>
      </w:pPr>
      <w:r>
        <w:t>É preciso quebrar as aplicações em blocos reutilizáveis de serviços, possibilitando combinar blocos para atender necessidades de negócios e reutilizar blocos para atender novas necessidades.</w:t>
      </w:r>
      <w:r w:rsidRPr="007C49AB">
        <w:t xml:space="preserve"> </w:t>
      </w:r>
      <w:r w:rsidR="00C32CA3">
        <w:t>IBM (2006)</w:t>
      </w:r>
    </w:p>
    <w:p w:rsidR="00AA6A7C" w:rsidRDefault="00AA6A7C" w:rsidP="00AA6A7C">
      <w:pPr>
        <w:ind w:firstLine="709"/>
      </w:pPr>
      <w:r>
        <w:t>Para isso é necessário a criação de um processo de desenvolvimento de software comum e orientado ao negócio, modernizando a arquitetura das aplicações para uma arquitetura aberta, orientada a serviços, com isso haverá uma revitalização gradual das interfaces das aplicações para o consumo e entrega de serviços. IBM (2006)</w:t>
      </w:r>
    </w:p>
    <w:p w:rsidR="00AA6A7C" w:rsidRDefault="00AA6A7C" w:rsidP="00C3475E"/>
    <w:p w:rsidR="008003C9" w:rsidRDefault="008003C9" w:rsidP="00C3475E"/>
    <w:p w:rsidR="00767B7E" w:rsidRDefault="00767B7E" w:rsidP="00C3475E">
      <w:r>
        <w:lastRenderedPageBreak/>
        <w:t>Um exemplo real:</w:t>
      </w:r>
    </w:p>
    <w:p w:rsidR="00767B7E" w:rsidRDefault="00767B7E" w:rsidP="00C3475E">
      <w:r>
        <w:t>Ford Motors:</w:t>
      </w:r>
    </w:p>
    <w:p w:rsidR="00767B7E" w:rsidRPr="00767B7E" w:rsidRDefault="00767B7E" w:rsidP="00FB57A1">
      <w:pPr>
        <w:pStyle w:val="PargrafodaLista"/>
        <w:numPr>
          <w:ilvl w:val="0"/>
          <w:numId w:val="5"/>
        </w:numPr>
      </w:pPr>
      <w:r w:rsidRPr="00767B7E">
        <w:t xml:space="preserve">50.000 programas batch são </w:t>
      </w:r>
      <w:r w:rsidRPr="002003D4">
        <w:t>executados toda noite.</w:t>
      </w:r>
    </w:p>
    <w:p w:rsidR="00767B7E" w:rsidRPr="00767B7E" w:rsidRDefault="00767B7E" w:rsidP="00FB57A1">
      <w:pPr>
        <w:pStyle w:val="PargrafodaLista"/>
        <w:numPr>
          <w:ilvl w:val="0"/>
          <w:numId w:val="5"/>
        </w:numPr>
      </w:pPr>
      <w:r w:rsidRPr="00767B7E">
        <w:t>Cada batch tem entre 5 e 20 passos.</w:t>
      </w:r>
    </w:p>
    <w:p w:rsidR="00767B7E" w:rsidRDefault="00767B7E" w:rsidP="00FB57A1">
      <w:pPr>
        <w:pStyle w:val="PargrafodaLista"/>
        <w:numPr>
          <w:ilvl w:val="0"/>
          <w:numId w:val="5"/>
        </w:numPr>
      </w:pPr>
      <w:r w:rsidRPr="00767B7E">
        <w:t>Cada passo é um módulo que possui entre 1.000 e 50.000 linhas de código COBOL</w:t>
      </w:r>
    </w:p>
    <w:p w:rsidR="00D56061" w:rsidRPr="000E51CF" w:rsidRDefault="00D56061" w:rsidP="00D56061">
      <w:pPr>
        <w:pStyle w:val="PargrafodaLista"/>
        <w:spacing w:line="240" w:lineRule="auto"/>
        <w:ind w:left="1571" w:firstLine="0"/>
      </w:pPr>
      <w:r>
        <w:t>Fonte: Mendes, 2010.</w:t>
      </w:r>
    </w:p>
    <w:p w:rsidR="005C2092" w:rsidRPr="00767B7E" w:rsidRDefault="005C2092" w:rsidP="00F1347C">
      <w:pPr>
        <w:pStyle w:val="PargrafodaLista"/>
        <w:ind w:left="1571" w:firstLine="0"/>
      </w:pPr>
    </w:p>
    <w:p w:rsidR="00C3475E" w:rsidRDefault="005C2092" w:rsidP="00C3475E">
      <w:pPr>
        <w:rPr>
          <w:color w:val="000000" w:themeColor="text1"/>
        </w:rPr>
      </w:pPr>
      <w:r>
        <w:rPr>
          <w:color w:val="000000" w:themeColor="text1"/>
        </w:rPr>
        <w:t xml:space="preserve">Diante de fatos como mencionado acima </w:t>
      </w:r>
      <w:r w:rsidR="00C32CA3">
        <w:rPr>
          <w:color w:val="000000" w:themeColor="text1"/>
        </w:rPr>
        <w:t>pode-se</w:t>
      </w:r>
      <w:r>
        <w:rPr>
          <w:color w:val="000000" w:themeColor="text1"/>
        </w:rPr>
        <w:t xml:space="preserve"> </w:t>
      </w:r>
      <w:r w:rsidR="00C32CA3">
        <w:rPr>
          <w:color w:val="000000" w:themeColor="text1"/>
        </w:rPr>
        <w:t>concluir</w:t>
      </w:r>
      <w:r>
        <w:rPr>
          <w:color w:val="000000" w:themeColor="text1"/>
        </w:rPr>
        <w:t xml:space="preserve"> que a r</w:t>
      </w:r>
      <w:r w:rsidR="00C3475E">
        <w:rPr>
          <w:color w:val="000000" w:themeColor="text1"/>
        </w:rPr>
        <w:t>e-escrita é inviável, temporalmente, economicamente e tecnicamente.</w:t>
      </w:r>
    </w:p>
    <w:p w:rsidR="00705415" w:rsidRDefault="00705415" w:rsidP="00C3475E">
      <w:pPr>
        <w:rPr>
          <w:color w:val="000000" w:themeColor="text1"/>
        </w:rPr>
      </w:pPr>
      <w:r>
        <w:rPr>
          <w:color w:val="000000" w:themeColor="text1"/>
        </w:rPr>
        <w:t xml:space="preserve">A </w:t>
      </w:r>
      <w:r w:rsidR="00C32CA3">
        <w:rPr>
          <w:color w:val="000000" w:themeColor="text1"/>
        </w:rPr>
        <w:t>realidade atual</w:t>
      </w:r>
      <w:r>
        <w:rPr>
          <w:color w:val="000000" w:themeColor="text1"/>
        </w:rPr>
        <w:t>:</w:t>
      </w:r>
    </w:p>
    <w:p w:rsidR="00705415" w:rsidRDefault="004F5485" w:rsidP="00D943A8">
      <w:pPr>
        <w:ind w:firstLine="0"/>
        <w:jc w:val="center"/>
        <w:rPr>
          <w:noProof/>
          <w:color w:val="000000" w:themeColor="text1"/>
          <w:lang w:eastAsia="pt-BR"/>
        </w:rPr>
      </w:pPr>
      <w:r>
        <w:rPr>
          <w:noProof/>
          <w:color w:val="000000" w:themeColor="text1"/>
          <w:lang w:eastAsia="pt-BR"/>
        </w:rPr>
        <w:drawing>
          <wp:inline distT="0" distB="0" distL="0" distR="0" wp14:anchorId="43378967" wp14:editId="449F039E">
            <wp:extent cx="3410458" cy="2486690"/>
            <wp:effectExtent l="152400" t="171450" r="151892" b="123160"/>
            <wp:docPr id="8" name="Imagem 0" descr="Linguagens-de-Program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uagens-de-Programação.png"/>
                    <pic:cNvPicPr/>
                  </pic:nvPicPr>
                  <pic:blipFill>
                    <a:blip r:embed="rId12" cstate="print"/>
                    <a:stretch>
                      <a:fillRect/>
                    </a:stretch>
                  </pic:blipFill>
                  <pic:spPr>
                    <a:xfrm>
                      <a:off x="0" y="0"/>
                      <a:ext cx="3414453" cy="24896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2A6E" w:rsidRPr="00D943A8" w:rsidRDefault="00C82A6E" w:rsidP="00C82A6E">
      <w:pPr>
        <w:pStyle w:val="Legenda"/>
      </w:pPr>
      <w:bookmarkStart w:id="17" w:name="_Toc332487291"/>
      <w:r>
        <w:t xml:space="preserve">Figura </w:t>
      </w:r>
      <w:r w:rsidR="00FE58F8">
        <w:fldChar w:fldCharType="begin"/>
      </w:r>
      <w:r w:rsidR="00FE58F8">
        <w:instrText xml:space="preserve"> SEQ Figura \* ARABIC </w:instrText>
      </w:r>
      <w:r w:rsidR="00FE58F8">
        <w:fldChar w:fldCharType="separate"/>
      </w:r>
      <w:r w:rsidR="00594538">
        <w:rPr>
          <w:noProof/>
        </w:rPr>
        <w:t>1</w:t>
      </w:r>
      <w:r w:rsidR="00FE58F8">
        <w:rPr>
          <w:noProof/>
        </w:rPr>
        <w:fldChar w:fldCharType="end"/>
      </w:r>
      <w:r>
        <w:t xml:space="preserve"> - </w:t>
      </w:r>
      <w:r w:rsidRPr="00D943A8">
        <w:t>Linguagens utilizadas no mercado.</w:t>
      </w:r>
      <w:bookmarkEnd w:id="17"/>
    </w:p>
    <w:p w:rsidR="00C82A6E" w:rsidRPr="00D943A8" w:rsidRDefault="00C82A6E" w:rsidP="00C82A6E">
      <w:pPr>
        <w:pStyle w:val="Legenda"/>
      </w:pPr>
      <w:r w:rsidRPr="00D943A8">
        <w:t>Fonte: Mendes, 2010.</w:t>
      </w:r>
    </w:p>
    <w:p w:rsidR="008003C9" w:rsidRDefault="008003C9" w:rsidP="00E639D2"/>
    <w:p w:rsidR="00705415" w:rsidRDefault="00705415" w:rsidP="00E639D2">
      <w:r>
        <w:t>Integração é a peça chave</w:t>
      </w:r>
      <w:r w:rsidR="00232203">
        <w:t xml:space="preserve"> para que empresas possam reaproveitar e integrar regras de negócio implementadas em sistemas distintos.</w:t>
      </w:r>
    </w:p>
    <w:p w:rsidR="00705415" w:rsidRDefault="00705415" w:rsidP="00E639D2">
      <w:r>
        <w:rPr>
          <w:noProof/>
          <w:lang w:eastAsia="pt-BR"/>
        </w:rPr>
        <w:lastRenderedPageBreak/>
        <w:drawing>
          <wp:inline distT="0" distB="0" distL="0" distR="0" wp14:anchorId="235A9E04" wp14:editId="666CBC38">
            <wp:extent cx="4961450" cy="28003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6173" cy="2803016"/>
                    </a:xfrm>
                    <a:prstGeom prst="rect">
                      <a:avLst/>
                    </a:prstGeom>
                    <a:noFill/>
                    <a:ln w="9525">
                      <a:noFill/>
                      <a:miter lim="800000"/>
                      <a:headEnd/>
                      <a:tailEnd/>
                    </a:ln>
                  </pic:spPr>
                </pic:pic>
              </a:graphicData>
            </a:graphic>
          </wp:inline>
        </w:drawing>
      </w:r>
    </w:p>
    <w:p w:rsidR="00C82A6E" w:rsidRPr="00D943A8" w:rsidRDefault="00C82A6E" w:rsidP="002003D4">
      <w:pPr>
        <w:pStyle w:val="Legenda"/>
      </w:pPr>
      <w:bookmarkStart w:id="18" w:name="_Toc332487292"/>
      <w:r>
        <w:t xml:space="preserve">Figura </w:t>
      </w:r>
      <w:r w:rsidR="00FE58F8">
        <w:fldChar w:fldCharType="begin"/>
      </w:r>
      <w:r w:rsidR="00FE58F8">
        <w:instrText xml:space="preserve"> SEQ Figura \* ARABIC </w:instrText>
      </w:r>
      <w:r w:rsidR="00FE58F8">
        <w:fldChar w:fldCharType="separate"/>
      </w:r>
      <w:r w:rsidR="00594538">
        <w:rPr>
          <w:noProof/>
        </w:rPr>
        <w:t>2</w:t>
      </w:r>
      <w:r w:rsidR="00FE58F8">
        <w:rPr>
          <w:noProof/>
        </w:rPr>
        <w:fldChar w:fldCharType="end"/>
      </w:r>
      <w:r>
        <w:t xml:space="preserve"> - </w:t>
      </w:r>
      <w:r w:rsidRPr="00D943A8">
        <w:t>Exemplo de serviços de integração entre sistemas</w:t>
      </w:r>
      <w:bookmarkEnd w:id="18"/>
    </w:p>
    <w:p w:rsidR="00C82A6E" w:rsidRPr="00D943A8" w:rsidRDefault="00C82A6E" w:rsidP="002003D4">
      <w:pPr>
        <w:pStyle w:val="Legenda"/>
      </w:pPr>
      <w:r w:rsidRPr="00D943A8">
        <w:t>Fonte: Mendes, 2010.</w:t>
      </w:r>
    </w:p>
    <w:p w:rsidR="00833A7B" w:rsidRPr="00D943A8" w:rsidRDefault="00833A7B" w:rsidP="00C82A6E">
      <w:pPr>
        <w:pStyle w:val="Legenda"/>
      </w:pPr>
    </w:p>
    <w:p w:rsidR="00705415" w:rsidRDefault="00C32CA3" w:rsidP="00E639D2">
      <w:r>
        <w:t xml:space="preserve">A figura 2 </w:t>
      </w:r>
      <w:r w:rsidR="0024072E">
        <w:t>exibe uma gama de sistemas e plataformas distintas que podem ser integradas.</w:t>
      </w:r>
    </w:p>
    <w:p w:rsidR="009C28E1" w:rsidRDefault="008519DA" w:rsidP="00E639D2">
      <w:r>
        <w:t>Segundo Junior</w:t>
      </w:r>
      <w:r w:rsidR="00C82A6E">
        <w:t xml:space="preserve"> </w:t>
      </w:r>
      <w:r>
        <w:t>(2007</w:t>
      </w:r>
      <w:r w:rsidR="00077A09">
        <w:t>) em</w:t>
      </w:r>
      <w:r w:rsidR="009C28E1">
        <w:t xml:space="preserve"> Integração de Sistemas com Java, no passado, grandes empresas trabalhavam com aplicações centralizadas em servi</w:t>
      </w:r>
      <w:r w:rsidR="00C32CA3">
        <w:t xml:space="preserve">dores e </w:t>
      </w:r>
      <w:r w:rsidR="000B4ABC">
        <w:t xml:space="preserve">eram acessados </w:t>
      </w:r>
      <w:r w:rsidR="00C32CA3">
        <w:t>via terminais (Thin Clients)</w:t>
      </w:r>
      <w:r w:rsidR="009C28E1">
        <w:t>, onde os aplicativos e dados eram integrados.</w:t>
      </w:r>
    </w:p>
    <w:p w:rsidR="009C28E1" w:rsidRDefault="009C28E1" w:rsidP="00E639D2">
      <w:r>
        <w:t>Este processo foi alterado ao longo do tempo, devido ao alto custo para manutenção e expansão destes equipamentos.</w:t>
      </w:r>
    </w:p>
    <w:p w:rsidR="009C28E1" w:rsidRDefault="009C28E1" w:rsidP="00E639D2">
      <w:r>
        <w:t>Equipamentos mais potentes foram disponibilizados para o usuário final, servidores mais baratos com outros sistemas operacionais foram</w:t>
      </w:r>
      <w:r w:rsidR="00403EAA">
        <w:t xml:space="preserve"> incluídos nas redes das companhias e a internet com aplicações via browser vieram para completar e deixar mais complexo o ambiente corporativo.</w:t>
      </w:r>
    </w:p>
    <w:p w:rsidR="00403EAA" w:rsidRDefault="00403EAA" w:rsidP="00E639D2">
      <w:r>
        <w:t>Hoje podemos encontrar em uma empresa:</w:t>
      </w:r>
    </w:p>
    <w:p w:rsidR="00403EAA" w:rsidRDefault="00403EAA" w:rsidP="00FB57A1">
      <w:pPr>
        <w:pStyle w:val="PargrafodaLista"/>
        <w:numPr>
          <w:ilvl w:val="0"/>
          <w:numId w:val="6"/>
        </w:numPr>
      </w:pPr>
      <w:r>
        <w:t>Diversos bancos de dados(DB2, Oracle, MySQL, etc.).</w:t>
      </w:r>
    </w:p>
    <w:p w:rsidR="00403EAA" w:rsidRDefault="00403EAA" w:rsidP="00FB57A1">
      <w:pPr>
        <w:pStyle w:val="PargrafodaLista"/>
        <w:numPr>
          <w:ilvl w:val="0"/>
          <w:numId w:val="6"/>
        </w:numPr>
      </w:pPr>
      <w:r>
        <w:t>Aplicações cliente servidor, desenvolvidas em Delphi, VB e Java.</w:t>
      </w:r>
    </w:p>
    <w:p w:rsidR="00403EAA" w:rsidRDefault="00403EAA" w:rsidP="00FB57A1">
      <w:pPr>
        <w:pStyle w:val="PargrafodaLista"/>
        <w:numPr>
          <w:ilvl w:val="0"/>
          <w:numId w:val="6"/>
        </w:numPr>
      </w:pPr>
      <w:r>
        <w:t>Aplicações web, desenvolvidas em PHP, .Net e Java.</w:t>
      </w:r>
    </w:p>
    <w:p w:rsidR="00403EAA" w:rsidRDefault="00403EAA" w:rsidP="00FB57A1">
      <w:pPr>
        <w:pStyle w:val="PargrafodaLista"/>
        <w:numPr>
          <w:ilvl w:val="0"/>
          <w:numId w:val="6"/>
        </w:numPr>
      </w:pPr>
      <w:r>
        <w:t>Aplicações legadas utilizando-se dos velhos terminais.</w:t>
      </w:r>
    </w:p>
    <w:p w:rsidR="00403EAA" w:rsidRDefault="00403EAA" w:rsidP="00403EAA">
      <w:r>
        <w:t>No estágio atual, um usuário precisa acessar diversos sistemas para incluir um mesmo dado ou realizar diversas consultas e cálculos para terminar uma determinada tarefa.</w:t>
      </w:r>
    </w:p>
    <w:p w:rsidR="00403EAA" w:rsidRPr="00297445" w:rsidRDefault="00403EAA" w:rsidP="00403EAA">
      <w:r w:rsidRPr="00297445">
        <w:t>Esta situação dá abertura a dados inconsistentes</w:t>
      </w:r>
      <w:r w:rsidR="00077A09" w:rsidRPr="00297445">
        <w:t xml:space="preserve"> </w:t>
      </w:r>
      <w:r w:rsidR="00297445" w:rsidRPr="00297445">
        <w:t>e muito retrabalho, uma situação, por exemplo, em que o usuário tenha que entrar com os mesmos dados em sistemas diferentes para efetivar uma operação</w:t>
      </w:r>
      <w:r w:rsidRPr="00297445">
        <w:t>.</w:t>
      </w:r>
    </w:p>
    <w:p w:rsidR="00403EAA" w:rsidRDefault="00403EAA" w:rsidP="00403EAA">
      <w:r w:rsidRPr="005D1D6B">
        <w:lastRenderedPageBreak/>
        <w:t>Integração de sistemas vem para auxiliar a integridade</w:t>
      </w:r>
      <w:r>
        <w:t xml:space="preserve"> de dados e a produtividade de usuários, executando em BackOffice tarefas que o usuário realizaria manualmente.</w:t>
      </w:r>
    </w:p>
    <w:p w:rsidR="00403EAA" w:rsidRDefault="000B4ABC" w:rsidP="00403EAA">
      <w:r>
        <w:t>Neste trabalho será abordado algumas formas de integração existentes no mercado, como: TCP-IP trabalhando diretamente com Sockets, HTTP e Web Services em seus protocolos SOAP e REST.</w:t>
      </w:r>
    </w:p>
    <w:p w:rsidR="000B4ABC" w:rsidRDefault="000B4ABC" w:rsidP="00403EAA"/>
    <w:p w:rsidR="00F04591" w:rsidRDefault="00AA6A7C" w:rsidP="00F04591">
      <w:pPr>
        <w:pStyle w:val="Ttulo2"/>
      </w:pPr>
      <w:bookmarkStart w:id="19" w:name="_Toc332487358"/>
      <w:r>
        <w:t>2</w:t>
      </w:r>
      <w:r w:rsidR="00CC7D1F">
        <w:t>.1</w:t>
      </w:r>
      <w:r w:rsidR="00F04591">
        <w:tab/>
      </w:r>
      <w:r w:rsidR="005C04FB">
        <w:t>Integração Via</w:t>
      </w:r>
      <w:r w:rsidR="004E30F7">
        <w:t xml:space="preserve"> Sockets</w:t>
      </w:r>
      <w:bookmarkEnd w:id="19"/>
    </w:p>
    <w:p w:rsidR="00AC661C" w:rsidRPr="00AC661C" w:rsidRDefault="00AC661C" w:rsidP="00AC661C"/>
    <w:p w:rsidR="00AC661C" w:rsidRDefault="004E30F7" w:rsidP="00964768">
      <w:r>
        <w:t>Sockets é uma comunicação TCP</w:t>
      </w:r>
      <w:r w:rsidR="00F72648">
        <w:t>/UDP</w:t>
      </w:r>
      <w:r>
        <w:t xml:space="preserve">, ou seja, com sockets você pode criar uma comunicação entre aplicações, utilizando um protocolo próprio, ou pode comunicar-se com outras aplicações conhecendo </w:t>
      </w:r>
      <w:r w:rsidR="00A52853">
        <w:t>seus</w:t>
      </w:r>
      <w:r>
        <w:t xml:space="preserve"> protocolo</w:t>
      </w:r>
      <w:r w:rsidR="00A52853">
        <w:t>s</w:t>
      </w:r>
      <w:r>
        <w:t xml:space="preserve">. </w:t>
      </w:r>
      <w:r w:rsidR="009D43F6">
        <w:t xml:space="preserve">Por exemplo, uma determinada aplicação escrita em Java pode </w:t>
      </w:r>
      <w:r w:rsidR="000B4ABC">
        <w:t>se comunicar</w:t>
      </w:r>
      <w:r w:rsidR="009D43F6">
        <w:t xml:space="preserve"> com aplicações escritas em outras</w:t>
      </w:r>
      <w:r w:rsidR="007A4972">
        <w:t xml:space="preserve"> linguagens como C++, Delphi, etc. E pode também interagir com equipamentos físicos</w:t>
      </w:r>
      <w:r w:rsidR="00A52853">
        <w:t xml:space="preserve"> </w:t>
      </w:r>
      <w:r w:rsidR="007A4972">
        <w:t>(catracas, controles de ponto, etc.) caso os mesmos utilizem o protocolo TCP</w:t>
      </w:r>
      <w:r w:rsidR="00F72648">
        <w:t xml:space="preserve"> ou UDP</w:t>
      </w:r>
      <w:r w:rsidR="007A4972">
        <w:t>.</w:t>
      </w:r>
    </w:p>
    <w:p w:rsidR="00AC661C" w:rsidRDefault="00F26019" w:rsidP="00964768">
      <w:r>
        <w:t>Segundo Junior (2007) em Integração de Sistemas com Java, a</w:t>
      </w:r>
      <w:r w:rsidR="0098790C">
        <w:t xml:space="preserve"> utilização de Sockets para integração de sistemas</w:t>
      </w:r>
      <w:r w:rsidR="00612125">
        <w:t xml:space="preserve"> não é usualmente recomendada, devido a grande quantidade de código que é necessário ser escrito para qu</w:t>
      </w:r>
      <w:r w:rsidR="00BE3505">
        <w:t>e se tenha um sistema confiável.</w:t>
      </w:r>
    </w:p>
    <w:p w:rsidR="007A4972" w:rsidRDefault="007A4972" w:rsidP="00964768">
      <w:r w:rsidRPr="00AA6A7C">
        <w:t>Este recurso é recomendado somente em casos que realmente seja necessário sua utilização, como nos casos de integração direta</w:t>
      </w:r>
      <w:r w:rsidR="00657757" w:rsidRPr="00AA6A7C">
        <w:t xml:space="preserve"> com softwares embarcados</w:t>
      </w:r>
      <w:r w:rsidRPr="00AA6A7C">
        <w:t xml:space="preserve"> com</w:t>
      </w:r>
      <w:r w:rsidR="00657757" w:rsidRPr="00AA6A7C">
        <w:t>o</w:t>
      </w:r>
      <w:r w:rsidR="00F72648" w:rsidRPr="00AA6A7C">
        <w:t>, por exemplo,</w:t>
      </w:r>
      <w:r w:rsidRPr="00AA6A7C">
        <w:t xml:space="preserve"> software</w:t>
      </w:r>
      <w:r w:rsidR="00F72648" w:rsidRPr="00AA6A7C">
        <w:t>s de catracas, controle de ponto, devido ao grande trabalho de codificação utilizando esta metodologia</w:t>
      </w:r>
      <w:r w:rsidRPr="00AA6A7C">
        <w:t>.</w:t>
      </w:r>
      <w:r>
        <w:t xml:space="preserve"> </w:t>
      </w:r>
    </w:p>
    <w:p w:rsidR="003A400D" w:rsidRDefault="003A400D" w:rsidP="00964768"/>
    <w:p w:rsidR="003A400D" w:rsidRPr="00964768" w:rsidRDefault="00FE58F8" w:rsidP="005C2092">
      <w:pPr>
        <w:ind w:firstLine="0"/>
        <w:jc w:val="center"/>
      </w:pPr>
      <w:r>
        <w:rPr>
          <w:noProof/>
          <w:lang w:eastAsia="pt-BR"/>
        </w:rPr>
        <w:pict>
          <v:shapetype id="_x0000_t32" coordsize="21600,21600" o:spt="32" o:oned="t" path="m,l21600,21600e" filled="f">
            <v:path arrowok="t" fillok="f" o:connecttype="none"/>
            <o:lock v:ext="edit" shapetype="t"/>
          </v:shapetype>
          <v:shape id="_x0000_s1026" type="#_x0000_t32" style="position:absolute;left:0;text-align:left;margin-left:78.45pt;margin-top:97.4pt;width:179.25pt;height:33.75pt;flip:x;z-index:251658240" o:connectortype="straight">
            <v:stroke endarrow="block"/>
          </v:shape>
        </w:pict>
      </w:r>
      <w:r>
        <w:rPr>
          <w:noProof/>
          <w:lang w:eastAsia="pt-BR"/>
        </w:rPr>
        <w:pict>
          <v:shape id="_x0000_s1027" type="#_x0000_t32" style="position:absolute;left:0;text-align:left;margin-left:88.2pt;margin-top:97.4pt;width:174.75pt;height:37.5pt;z-index:251659264" o:connectortype="straight">
            <v:stroke endarrow="block"/>
          </v:shape>
        </w:pict>
      </w:r>
      <w:r w:rsidR="00D32A9E">
        <w:rPr>
          <w:noProof/>
          <w:lang w:eastAsia="pt-BR"/>
        </w:rPr>
        <w:drawing>
          <wp:inline distT="0" distB="0" distL="0" distR="0" wp14:anchorId="747D9618" wp14:editId="10F40A30">
            <wp:extent cx="5760085" cy="2288540"/>
            <wp:effectExtent l="19050" t="0" r="0" b="0"/>
            <wp:docPr id="5" name="Imagem 4" descr="Comunicacao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Socket.png"/>
                    <pic:cNvPicPr/>
                  </pic:nvPicPr>
                  <pic:blipFill>
                    <a:blip r:embed="rId14" cstate="print"/>
                    <a:stretch>
                      <a:fillRect/>
                    </a:stretch>
                  </pic:blipFill>
                  <pic:spPr>
                    <a:xfrm>
                      <a:off x="0" y="0"/>
                      <a:ext cx="5760085" cy="2288540"/>
                    </a:xfrm>
                    <a:prstGeom prst="rect">
                      <a:avLst/>
                    </a:prstGeom>
                  </pic:spPr>
                </pic:pic>
              </a:graphicData>
            </a:graphic>
          </wp:inline>
        </w:drawing>
      </w:r>
    </w:p>
    <w:p w:rsidR="00C82A6E" w:rsidRDefault="00C82A6E" w:rsidP="002003D4">
      <w:pPr>
        <w:pStyle w:val="Legenda"/>
      </w:pPr>
      <w:bookmarkStart w:id="20" w:name="_Toc332487293"/>
      <w:r>
        <w:t xml:space="preserve">Figura </w:t>
      </w:r>
      <w:r w:rsidR="00FE58F8">
        <w:fldChar w:fldCharType="begin"/>
      </w:r>
      <w:r w:rsidR="00FE58F8">
        <w:instrText xml:space="preserve"> SEQ Figura \* ARABIC </w:instrText>
      </w:r>
      <w:r w:rsidR="00FE58F8">
        <w:fldChar w:fldCharType="separate"/>
      </w:r>
      <w:r w:rsidR="00594538">
        <w:rPr>
          <w:noProof/>
        </w:rPr>
        <w:t>3</w:t>
      </w:r>
      <w:r w:rsidR="00FE58F8">
        <w:rPr>
          <w:noProof/>
        </w:rPr>
        <w:fldChar w:fldCharType="end"/>
      </w:r>
      <w:r>
        <w:t xml:space="preserve"> - Integração Via Socket TCP</w:t>
      </w:r>
      <w:r w:rsidR="0024072E">
        <w:t>/UDP</w:t>
      </w:r>
      <w:bookmarkEnd w:id="20"/>
    </w:p>
    <w:p w:rsidR="00C82A6E" w:rsidRDefault="00C82A6E" w:rsidP="002003D4">
      <w:pPr>
        <w:pStyle w:val="Legenda"/>
      </w:pPr>
      <w:r>
        <w:t>Fonte: Glauco, Fagundes, 2010.</w:t>
      </w:r>
    </w:p>
    <w:p w:rsidR="00BE3505" w:rsidRDefault="00BE3505" w:rsidP="00C82A6E">
      <w:pPr>
        <w:pStyle w:val="Legenda"/>
      </w:pPr>
    </w:p>
    <w:p w:rsidR="00EC729B" w:rsidRDefault="00EC729B" w:rsidP="00EC729B">
      <w:pPr>
        <w:ind w:firstLine="0"/>
      </w:pPr>
      <w:r>
        <w:lastRenderedPageBreak/>
        <w:t xml:space="preserve">Na figura </w:t>
      </w:r>
      <w:r w:rsidR="00F26019">
        <w:t>3</w:t>
      </w:r>
      <w:r>
        <w:t xml:space="preserve"> é possível entender como ocorre o processo de comunicação entre sistemas utilizando Socket TCP</w:t>
      </w:r>
      <w:r w:rsidR="0024072E">
        <w:t>/UDP</w:t>
      </w:r>
      <w:r>
        <w:t>.</w:t>
      </w:r>
    </w:p>
    <w:p w:rsidR="00EC729B" w:rsidRDefault="00EC729B" w:rsidP="00FB57A1">
      <w:pPr>
        <w:pStyle w:val="PargrafodaLista"/>
        <w:numPr>
          <w:ilvl w:val="0"/>
          <w:numId w:val="7"/>
        </w:numPr>
      </w:pPr>
      <w:r>
        <w:t>Primeiramente ocorre uma tentativa de estabelecimento de conexão</w:t>
      </w:r>
      <w:r w:rsidR="00A52853">
        <w:t xml:space="preserve"> </w:t>
      </w:r>
      <w:r>
        <w:t>(onde é informado endereço e porta do servidor).</w:t>
      </w:r>
    </w:p>
    <w:p w:rsidR="00EC729B" w:rsidRDefault="00EC729B" w:rsidP="00FB57A1">
      <w:pPr>
        <w:pStyle w:val="PargrafodaLista"/>
        <w:numPr>
          <w:ilvl w:val="0"/>
          <w:numId w:val="7"/>
        </w:numPr>
      </w:pPr>
      <w:r>
        <w:t>Após, basta enviar dados para o fluxo de conexão</w:t>
      </w:r>
      <w:r w:rsidR="00A52853">
        <w:t xml:space="preserve"> </w:t>
      </w:r>
      <w:r>
        <w:t xml:space="preserve">(não é preciso informar </w:t>
      </w:r>
      <w:r w:rsidR="00A52853">
        <w:t>endereço</w:t>
      </w:r>
      <w:r>
        <w:t xml:space="preserve"> e porta novamente).</w:t>
      </w:r>
    </w:p>
    <w:p w:rsidR="00EC729B" w:rsidRDefault="00EC729B" w:rsidP="00FB57A1">
      <w:pPr>
        <w:pStyle w:val="PargrafodaLista"/>
        <w:numPr>
          <w:ilvl w:val="0"/>
          <w:numId w:val="7"/>
        </w:numPr>
      </w:pPr>
      <w:r>
        <w:t>B</w:t>
      </w:r>
      <w:r w:rsidR="00A52853">
        <w:t>aseado no modelo de fluxos, um S</w:t>
      </w:r>
      <w:r>
        <w:t>ocket utiliza dois fluxos: um fluxo de entrada e outro de saída.</w:t>
      </w:r>
    </w:p>
    <w:p w:rsidR="00EC729B" w:rsidRDefault="00EC729B" w:rsidP="00FB57A1">
      <w:pPr>
        <w:pStyle w:val="PargrafodaLista"/>
        <w:numPr>
          <w:ilvl w:val="0"/>
          <w:numId w:val="7"/>
        </w:numPr>
      </w:pPr>
      <w:r>
        <w:t>Um processo envia dados a outro simplesmente escrevendo no fluxo de saída associado com o socket.</w:t>
      </w:r>
    </w:p>
    <w:p w:rsidR="00EC729B" w:rsidRDefault="00EC729B" w:rsidP="00FB57A1">
      <w:pPr>
        <w:pStyle w:val="PargrafodaLista"/>
        <w:numPr>
          <w:ilvl w:val="0"/>
          <w:numId w:val="7"/>
        </w:numPr>
      </w:pPr>
      <w:r>
        <w:t>Um processo recebe dados escritos por outro processo lendo de um fluxo de entrada associado a um socket</w:t>
      </w:r>
      <w:r w:rsidR="00C90EA5">
        <w:t xml:space="preserve">, </w:t>
      </w:r>
      <w:r w:rsidR="00AC661C">
        <w:t>Silva (</w:t>
      </w:r>
      <w:r w:rsidR="00C90EA5">
        <w:t>2006</w:t>
      </w:r>
      <w:r w:rsidR="000F337F">
        <w:t>)</w:t>
      </w:r>
      <w:r>
        <w:t>.</w:t>
      </w:r>
    </w:p>
    <w:p w:rsidR="00EC729B" w:rsidRPr="00E97603" w:rsidRDefault="00EC729B" w:rsidP="00E97603"/>
    <w:p w:rsidR="00125702" w:rsidRDefault="00AA6A7C" w:rsidP="00125702">
      <w:pPr>
        <w:pStyle w:val="Ttulo3"/>
      </w:pPr>
      <w:bookmarkStart w:id="21" w:name="_Toc332487359"/>
      <w:r>
        <w:t>2</w:t>
      </w:r>
      <w:r w:rsidR="005C04FB">
        <w:t>.2</w:t>
      </w:r>
      <w:r w:rsidR="00F04591">
        <w:tab/>
      </w:r>
      <w:r w:rsidR="005C04FB">
        <w:t xml:space="preserve">Integração </w:t>
      </w:r>
      <w:r w:rsidR="009E4439">
        <w:t>Via Troca de Mensagens HTTP</w:t>
      </w:r>
      <w:bookmarkEnd w:id="21"/>
    </w:p>
    <w:p w:rsidR="00545115" w:rsidRDefault="00545115" w:rsidP="00C42CD4"/>
    <w:p w:rsidR="00C42CD4" w:rsidRDefault="008F2BD1" w:rsidP="00C42CD4">
      <w:r>
        <w:t xml:space="preserve">Até </w:t>
      </w:r>
      <w:r w:rsidR="00F26019">
        <w:t>meados</w:t>
      </w:r>
      <w:r>
        <w:t xml:space="preserve"> de 1990, a Internet era usada primordialmente por pesquisadores, acadêmicos e estudantes universitários para se interligar com hospedeiros remotos, transferir arquivos de hospedeiros locais para hospedeiros remotos e vice-versa, enviar e receber notícias e enviar e receber correio eletrônico. No início da d</w:t>
      </w:r>
      <w:r w:rsidR="00F26019">
        <w:t xml:space="preserve">écada de 1990 entrou em cena um novo conceito importantíssimo, a World Wide Web. A Web, como popularmente </w:t>
      </w:r>
      <w:r>
        <w:t xml:space="preserve">é </w:t>
      </w:r>
      <w:r w:rsidR="00F26019">
        <w:t>conhecida,</w:t>
      </w:r>
      <w:r>
        <w:t xml:space="preserve"> chamou a atenção do público em geral. Ela transformou drasticamente a maneira como pessoas interagem dentro e fora de seus ambientes de trabalho</w:t>
      </w:r>
      <w:r w:rsidR="002B5F0F">
        <w:t>.</w:t>
      </w:r>
    </w:p>
    <w:p w:rsidR="008F2BD1" w:rsidRDefault="00D06F2D" w:rsidP="00C42CD4">
      <w:r>
        <w:t>A Web utiliza o protocolo HTTP em seu núcleo, podemos dizer que ele está no coração da Web. O HTTP é implementado em dois programas: um programa cliente e outro servidor. Os dois programas, executados em sistemas finais diferentes, conversam um com o outro por meio da troca de mensagens HTTP. O HTTP define a estrutura dessas mensagens e o modo como o cliente e o servidor as trocam.</w:t>
      </w:r>
    </w:p>
    <w:p w:rsidR="00BE5C34" w:rsidRDefault="00BE5C34" w:rsidP="00C42CD4">
      <w:r>
        <w:t>O HTTP usa o TCP como seu protocolo de transporte subjacente. O cliente HTTP primeiramente inicia uma conexão TCP com o servidor. Uma vez estabelecida a conexão, os processos do browser e do servidor acessam o TCP por meio de suas interfaces sockets. No lado cliente a interface socket é a porta entre o processo cliente e a conexão TCP; no lado servidor, ela é a porta entre o processo servidor e a conexão TCP. O cliente envia mensagem de requisição HTTP para sua interface socket e re</w:t>
      </w:r>
      <w:r w:rsidR="00AC661C">
        <w:t>ce</w:t>
      </w:r>
      <w:r>
        <w:t xml:space="preserve">be mensagens de resposta HTTP de sua interface socket. De maneira semelhante, o servidor HTTP recebe mensagens de requisição de </w:t>
      </w:r>
      <w:r>
        <w:lastRenderedPageBreak/>
        <w:t>sua interface socket e envia mensagens de resposta para sua interface socket</w:t>
      </w:r>
      <w:r w:rsidR="002B5F0F">
        <w:t xml:space="preserve">, Kurose, </w:t>
      </w:r>
      <w:r w:rsidR="00AC661C">
        <w:t>Ross (</w:t>
      </w:r>
      <w:r w:rsidR="002B5F0F">
        <w:t>2005).</w:t>
      </w:r>
    </w:p>
    <w:p w:rsidR="002B5F0F" w:rsidRDefault="002B5F0F" w:rsidP="00C42CD4"/>
    <w:p w:rsidR="002B5F0F" w:rsidRDefault="002B5F0F" w:rsidP="00C42CD4">
      <w:r>
        <w:rPr>
          <w:noProof/>
          <w:lang w:eastAsia="pt-BR"/>
        </w:rPr>
        <w:drawing>
          <wp:inline distT="0" distB="0" distL="0" distR="0" wp14:anchorId="7D378377" wp14:editId="55BB56A1">
            <wp:extent cx="4264388" cy="2581275"/>
            <wp:effectExtent l="19050" t="0" r="2812" b="0"/>
            <wp:docPr id="3" name="Imagem 2" descr="Comunica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Http.png"/>
                    <pic:cNvPicPr/>
                  </pic:nvPicPr>
                  <pic:blipFill>
                    <a:blip r:embed="rId15" cstate="print"/>
                    <a:stretch>
                      <a:fillRect/>
                    </a:stretch>
                  </pic:blipFill>
                  <pic:spPr>
                    <a:xfrm>
                      <a:off x="0" y="0"/>
                      <a:ext cx="4268557" cy="2583798"/>
                    </a:xfrm>
                    <a:prstGeom prst="rect">
                      <a:avLst/>
                    </a:prstGeom>
                  </pic:spPr>
                </pic:pic>
              </a:graphicData>
            </a:graphic>
          </wp:inline>
        </w:drawing>
      </w:r>
    </w:p>
    <w:p w:rsidR="00C82A6E" w:rsidRDefault="00C82A6E" w:rsidP="002003D4">
      <w:pPr>
        <w:pStyle w:val="Legenda"/>
      </w:pPr>
      <w:bookmarkStart w:id="22" w:name="_Toc332487294"/>
      <w:r>
        <w:t xml:space="preserve">Figura </w:t>
      </w:r>
      <w:r w:rsidR="00FE58F8">
        <w:fldChar w:fldCharType="begin"/>
      </w:r>
      <w:r w:rsidR="00FE58F8">
        <w:instrText xml:space="preserve"> SEQ Figura \* ARABIC </w:instrText>
      </w:r>
      <w:r w:rsidR="00FE58F8">
        <w:fldChar w:fldCharType="separate"/>
      </w:r>
      <w:r w:rsidR="00594538">
        <w:rPr>
          <w:noProof/>
        </w:rPr>
        <w:t>4</w:t>
      </w:r>
      <w:r w:rsidR="00FE58F8">
        <w:rPr>
          <w:noProof/>
        </w:rPr>
        <w:fldChar w:fldCharType="end"/>
      </w:r>
      <w:r>
        <w:t xml:space="preserve"> - Comportamento de requisição-resposta do HTTP</w:t>
      </w:r>
      <w:bookmarkEnd w:id="22"/>
    </w:p>
    <w:p w:rsidR="00C82A6E" w:rsidRDefault="00C82A6E" w:rsidP="00C82A6E">
      <w:pPr>
        <w:pStyle w:val="Legenda"/>
      </w:pPr>
    </w:p>
    <w:p w:rsidR="002B5F0F" w:rsidRDefault="002B5F0F" w:rsidP="00C42CD4">
      <w:r>
        <w:t xml:space="preserve">Na figura </w:t>
      </w:r>
      <w:r w:rsidR="00F26019">
        <w:t>4</w:t>
      </w:r>
      <w:r>
        <w:t xml:space="preserve">, podemos ver como é o comportamento do protocolo HTTP diante de uma requisição, este protocolo trabalha da seguinte forma, o cliente envia uma requisição para o servidor, esta requisição possui um formato como o </w:t>
      </w:r>
      <w:r w:rsidR="00F26019">
        <w:t>da figura 5</w:t>
      </w:r>
      <w:r>
        <w:t>:</w:t>
      </w:r>
    </w:p>
    <w:p w:rsidR="002B5F0F" w:rsidRDefault="002B5F0F" w:rsidP="002B5F0F">
      <w:pPr>
        <w:ind w:firstLine="0"/>
      </w:pPr>
      <w:r>
        <w:tab/>
      </w:r>
      <w:r>
        <w:rPr>
          <w:noProof/>
          <w:lang w:eastAsia="pt-BR"/>
        </w:rPr>
        <w:drawing>
          <wp:inline distT="0" distB="0" distL="0" distR="0" wp14:anchorId="0EF735A2" wp14:editId="3CD144D8">
            <wp:extent cx="4690882" cy="1490475"/>
            <wp:effectExtent l="19050" t="0" r="0" b="0"/>
            <wp:docPr id="6" name="Imagem 5" descr="Requisi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caoHttp.png"/>
                    <pic:cNvPicPr/>
                  </pic:nvPicPr>
                  <pic:blipFill>
                    <a:blip r:embed="rId16" cstate="print"/>
                    <a:stretch>
                      <a:fillRect/>
                    </a:stretch>
                  </pic:blipFill>
                  <pic:spPr>
                    <a:xfrm>
                      <a:off x="0" y="0"/>
                      <a:ext cx="4690882" cy="1490475"/>
                    </a:xfrm>
                    <a:prstGeom prst="rect">
                      <a:avLst/>
                    </a:prstGeom>
                  </pic:spPr>
                </pic:pic>
              </a:graphicData>
            </a:graphic>
          </wp:inline>
        </w:drawing>
      </w:r>
    </w:p>
    <w:p w:rsidR="00B2294E" w:rsidRDefault="00C82A6E" w:rsidP="00C82A6E">
      <w:pPr>
        <w:pStyle w:val="Legenda"/>
      </w:pPr>
      <w:bookmarkStart w:id="23" w:name="_Toc332487295"/>
      <w:r>
        <w:t xml:space="preserve">Figura </w:t>
      </w:r>
      <w:r w:rsidR="00FE58F8">
        <w:fldChar w:fldCharType="begin"/>
      </w:r>
      <w:r w:rsidR="00FE58F8">
        <w:instrText xml:space="preserve"> SEQ Figura \* ARABIC </w:instrText>
      </w:r>
      <w:r w:rsidR="00FE58F8">
        <w:fldChar w:fldCharType="separate"/>
      </w:r>
      <w:r w:rsidR="00594538">
        <w:rPr>
          <w:noProof/>
        </w:rPr>
        <w:t>5</w:t>
      </w:r>
      <w:r w:rsidR="00FE58F8">
        <w:rPr>
          <w:noProof/>
        </w:rPr>
        <w:fldChar w:fldCharType="end"/>
      </w:r>
      <w:r>
        <w:t xml:space="preserve"> -</w:t>
      </w:r>
      <w:r w:rsidRPr="00C82A6E">
        <w:t xml:space="preserve"> </w:t>
      </w:r>
      <w:r>
        <w:t>Requisição HTTP</w:t>
      </w:r>
      <w:bookmarkEnd w:id="23"/>
    </w:p>
    <w:p w:rsidR="00C82A6E" w:rsidRPr="00C82A6E" w:rsidRDefault="00C82A6E" w:rsidP="00C82A6E"/>
    <w:p w:rsidR="00B2294E" w:rsidRDefault="00B2294E" w:rsidP="00C42CD4">
      <w:r>
        <w:t>Após o servidor receber a requisição o mesmo efetua o processamento solicitado e devolve uma resposta para o cliente</w:t>
      </w:r>
      <w:r w:rsidR="00934828">
        <w:t xml:space="preserve"> como apresentado na figura 6</w:t>
      </w:r>
      <w:r>
        <w:t>:</w:t>
      </w:r>
    </w:p>
    <w:p w:rsidR="00B2294E" w:rsidRDefault="00B2294E" w:rsidP="00C42CD4">
      <w:r>
        <w:rPr>
          <w:noProof/>
          <w:lang w:eastAsia="pt-BR"/>
        </w:rPr>
        <w:drawing>
          <wp:inline distT="0" distB="0" distL="0" distR="0" wp14:anchorId="434AE6C3" wp14:editId="2B83ADF1">
            <wp:extent cx="4455042" cy="1499191"/>
            <wp:effectExtent l="0" t="0" r="0" b="0"/>
            <wp:docPr id="7" name="Imagem 6" descr="Resposta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staHttp.png"/>
                    <pic:cNvPicPr/>
                  </pic:nvPicPr>
                  <pic:blipFill>
                    <a:blip r:embed="rId17" cstate="print"/>
                    <a:stretch>
                      <a:fillRect/>
                    </a:stretch>
                  </pic:blipFill>
                  <pic:spPr>
                    <a:xfrm>
                      <a:off x="0" y="0"/>
                      <a:ext cx="4458293" cy="1500285"/>
                    </a:xfrm>
                    <a:prstGeom prst="rect">
                      <a:avLst/>
                    </a:prstGeom>
                  </pic:spPr>
                </pic:pic>
              </a:graphicData>
            </a:graphic>
          </wp:inline>
        </w:drawing>
      </w:r>
    </w:p>
    <w:p w:rsidR="00B2294E" w:rsidRDefault="00C82A6E" w:rsidP="00C82A6E">
      <w:pPr>
        <w:pStyle w:val="Legenda"/>
      </w:pPr>
      <w:bookmarkStart w:id="24" w:name="_Toc332487296"/>
      <w:r>
        <w:t xml:space="preserve">Figura </w:t>
      </w:r>
      <w:r w:rsidR="00FE58F8">
        <w:fldChar w:fldCharType="begin"/>
      </w:r>
      <w:r w:rsidR="00FE58F8">
        <w:instrText xml:space="preserve"> SEQ Figura \* ARABIC </w:instrText>
      </w:r>
      <w:r w:rsidR="00FE58F8">
        <w:fldChar w:fldCharType="separate"/>
      </w:r>
      <w:r w:rsidR="00594538">
        <w:rPr>
          <w:noProof/>
        </w:rPr>
        <w:t>6</w:t>
      </w:r>
      <w:r w:rsidR="00FE58F8">
        <w:rPr>
          <w:noProof/>
        </w:rPr>
        <w:fldChar w:fldCharType="end"/>
      </w:r>
      <w:r>
        <w:t xml:space="preserve"> – Resposta HTTP</w:t>
      </w:r>
      <w:bookmarkEnd w:id="24"/>
    </w:p>
    <w:p w:rsidR="00B2294E" w:rsidRDefault="00B2294E" w:rsidP="008003C9">
      <w:pPr>
        <w:ind w:firstLine="709"/>
      </w:pPr>
      <w:r>
        <w:lastRenderedPageBreak/>
        <w:t xml:space="preserve">Os dados retornados pelo servidor são em formato texto, </w:t>
      </w:r>
      <w:r w:rsidR="00AC661C">
        <w:t>portanto pode ser utilizado por qualquer sistema que consiga fazer uma requisição HTTP. O protocolo HTTP é comumente utilizado para integrar sistemas de plataformas diferentes, pois não exige um grande esforço para esta integração.</w:t>
      </w:r>
    </w:p>
    <w:p w:rsidR="00AC661C" w:rsidRPr="00C42CD4" w:rsidRDefault="00AC661C" w:rsidP="00C42CD4"/>
    <w:p w:rsidR="00F04591" w:rsidRDefault="00AA6A7C" w:rsidP="00F04591">
      <w:pPr>
        <w:pStyle w:val="Ttulo3"/>
      </w:pPr>
      <w:bookmarkStart w:id="25" w:name="_Toc332487360"/>
      <w:r>
        <w:t>2</w:t>
      </w:r>
      <w:r w:rsidR="00CC7D1F">
        <w:t>.</w:t>
      </w:r>
      <w:r w:rsidR="00FB7404">
        <w:t>3</w:t>
      </w:r>
      <w:r w:rsidR="00F04591">
        <w:tab/>
      </w:r>
      <w:r w:rsidR="005C04FB">
        <w:t>Integração Via Web Service</w:t>
      </w:r>
      <w:bookmarkEnd w:id="25"/>
    </w:p>
    <w:p w:rsidR="00E22AF4" w:rsidRDefault="00E22AF4" w:rsidP="00850C09"/>
    <w:p w:rsidR="00850C09" w:rsidRDefault="00ED696E" w:rsidP="00850C09">
      <w:r>
        <w:t>Web s</w:t>
      </w:r>
      <w:r w:rsidR="00E22AF4">
        <w:t>ervic</w:t>
      </w:r>
      <w:r w:rsidR="00C53607">
        <w:t>e</w:t>
      </w:r>
      <w:r w:rsidR="00E22AF4">
        <w:t xml:space="preserve"> é a mais recente maneira para efetuar a integração entre sistemas, através deles é possível integrar sem distinção de plataforma ou linguagem. Seus protocolos utilizam XML</w:t>
      </w:r>
      <w:r w:rsidR="0024072E" w:rsidRPr="0024072E">
        <w:t xml:space="preserve"> (</w:t>
      </w:r>
      <w:r w:rsidR="0024072E">
        <w:t>Ex</w:t>
      </w:r>
      <w:r w:rsidR="0024072E" w:rsidRPr="0024072E">
        <w:t>tensible Markup Language)</w:t>
      </w:r>
      <w:r w:rsidR="00E22AF4">
        <w:t xml:space="preserve"> para empacotar e desempacotar as informações que são trafegadas através dos protocolos disponíveis para sua utilização, sendo assim aplicações feitas em linguagens di</w:t>
      </w:r>
      <w:r w:rsidR="006C1749">
        <w:t>ferentes trocam informações entre si e no momento desta troca a informação é convertida para a linguagem universal XML</w:t>
      </w:r>
      <w:r w:rsidR="00E22AF4">
        <w:t>.</w:t>
      </w:r>
    </w:p>
    <w:p w:rsidR="00ED696E" w:rsidRDefault="00ED696E" w:rsidP="00850C09">
      <w:r>
        <w:t>Com Web Service é possível que novas aplicações possam interagir com aquelas que já existem e que sistema desenvolvidos em plataformas diferente sejam compatíveis.</w:t>
      </w:r>
    </w:p>
    <w:p w:rsidR="00ED696E" w:rsidRDefault="00F53917" w:rsidP="00850C09">
      <w:r>
        <w:t>Para as empresas, os Web S</w:t>
      </w:r>
      <w:r w:rsidR="00ED696E">
        <w:t xml:space="preserve">ervices podem trazer agilidade para os processos e eficiência na comunicação entre cadeias </w:t>
      </w:r>
      <w:r>
        <w:t>de produção ou de logística. Tod</w:t>
      </w:r>
      <w:r w:rsidR="00ED696E">
        <w:t>a e qualquer comunicação entre sistemas passa a ser dinâmica e principalmente segura, pois não há intervenção humana.</w:t>
      </w:r>
    </w:p>
    <w:p w:rsidR="00F53917" w:rsidRDefault="00ED696E" w:rsidP="00850C09">
      <w:r>
        <w:t>Essencialmente</w:t>
      </w:r>
      <w:r w:rsidR="00F53917">
        <w:t>, o Web Service faz com que os recursos da aplicação do software estejam disponíveis sobre a rede de uma forma normalizada.</w:t>
      </w:r>
    </w:p>
    <w:p w:rsidR="006C1749" w:rsidRPr="00850C09" w:rsidRDefault="00C53607" w:rsidP="00850C09">
      <w:r>
        <w:rPr>
          <w:noProof/>
          <w:lang w:eastAsia="pt-BR"/>
        </w:rPr>
        <w:drawing>
          <wp:inline distT="0" distB="0" distL="0" distR="0" wp14:anchorId="75B4CDFD" wp14:editId="344F6224">
            <wp:extent cx="4330298" cy="2714625"/>
            <wp:effectExtent l="19050" t="0" r="0" b="0"/>
            <wp:docPr id="9" name="Imagem 8" descr="Integraca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caoXML.png"/>
                    <pic:cNvPicPr/>
                  </pic:nvPicPr>
                  <pic:blipFill>
                    <a:blip r:embed="rId18" cstate="print"/>
                    <a:stretch>
                      <a:fillRect/>
                    </a:stretch>
                  </pic:blipFill>
                  <pic:spPr>
                    <a:xfrm>
                      <a:off x="0" y="0"/>
                      <a:ext cx="4331275" cy="2715237"/>
                    </a:xfrm>
                    <a:prstGeom prst="rect">
                      <a:avLst/>
                    </a:prstGeom>
                  </pic:spPr>
                </pic:pic>
              </a:graphicData>
            </a:graphic>
          </wp:inline>
        </w:drawing>
      </w:r>
    </w:p>
    <w:p w:rsidR="00682362" w:rsidRDefault="00C82A6E" w:rsidP="00C82A6E">
      <w:pPr>
        <w:pStyle w:val="Legenda"/>
      </w:pPr>
      <w:bookmarkStart w:id="26" w:name="_Toc332487297"/>
      <w:r>
        <w:t xml:space="preserve">Figura </w:t>
      </w:r>
      <w:r w:rsidR="00FE58F8">
        <w:fldChar w:fldCharType="begin"/>
      </w:r>
      <w:r w:rsidR="00FE58F8">
        <w:instrText xml:space="preserve"> SEQ Figura \* ARABIC </w:instrText>
      </w:r>
      <w:r w:rsidR="00FE58F8">
        <w:fldChar w:fldCharType="separate"/>
      </w:r>
      <w:r w:rsidR="00594538">
        <w:rPr>
          <w:noProof/>
        </w:rPr>
        <w:t>7</w:t>
      </w:r>
      <w:r w:rsidR="00FE58F8">
        <w:rPr>
          <w:noProof/>
        </w:rPr>
        <w:fldChar w:fldCharType="end"/>
      </w:r>
      <w:r>
        <w:t xml:space="preserve"> – Integração Via Web Service</w:t>
      </w:r>
      <w:bookmarkEnd w:id="26"/>
    </w:p>
    <w:p w:rsidR="00C82A6E" w:rsidRPr="00C82A6E" w:rsidRDefault="00C82A6E" w:rsidP="00C82A6E"/>
    <w:p w:rsidR="00C53607" w:rsidRDefault="00C53607" w:rsidP="00C42CD4">
      <w:r>
        <w:lastRenderedPageBreak/>
        <w:t xml:space="preserve">A figura </w:t>
      </w:r>
      <w:r w:rsidR="00ED696E">
        <w:t>7</w:t>
      </w:r>
      <w:r>
        <w:t xml:space="preserve"> mostra aplicações feitas em linguagens distintas comunicando-se entre si, por meio de troca de mensagens XML, como é feito na utilização de Web Service.</w:t>
      </w:r>
    </w:p>
    <w:p w:rsidR="00C53607" w:rsidRDefault="00C53607" w:rsidP="00C42CD4">
      <w:r>
        <w:t>O XML é a base dos Web Services, ele fornece a descrição, o armazenamento, o formato da transmissão para troca de dados. A sintaxe XML utilizada especifica como os dados são representados genericamente.</w:t>
      </w:r>
    </w:p>
    <w:p w:rsidR="0028671C" w:rsidRDefault="00C53607" w:rsidP="00857E39">
      <w:r>
        <w:t>Web Service é a maneira mais indicada para integração de sistemas</w:t>
      </w:r>
      <w:r w:rsidR="00307C7A">
        <w:t xml:space="preserve"> no momento atual, devido a sua praticidade e confiabilidade para integração.</w:t>
      </w:r>
    </w:p>
    <w:p w:rsidR="00F53917" w:rsidRDefault="00137CC2" w:rsidP="00857E39">
      <w:r>
        <w:t>No cenário atual</w:t>
      </w:r>
      <w:r w:rsidR="005D76AA">
        <w:t xml:space="preserve"> as empresas se defrontam com um mercado em crescente competitividade, cada vez mais enfrentam desafios para sua evolução, e em muitos casos para sua própria sobrevivência, como por exemplo:</w:t>
      </w:r>
    </w:p>
    <w:p w:rsidR="005D76AA" w:rsidRDefault="005A431C" w:rsidP="00A97F32">
      <w:pPr>
        <w:pStyle w:val="PargrafodaLista"/>
        <w:numPr>
          <w:ilvl w:val="0"/>
          <w:numId w:val="64"/>
        </w:numPr>
      </w:pPr>
      <w:r>
        <w:rPr>
          <w:b/>
        </w:rPr>
        <w:t xml:space="preserve">Concorrência – </w:t>
      </w:r>
      <w:r>
        <w:t>Empresas surgem a cada momento, trazendo novas idéias e produtos concorrentes, normalmente com uma estrutura interna enxuta e motivada, o que obriga as empresas já estabelecidas a se renovarem constantemente.</w:t>
      </w:r>
    </w:p>
    <w:p w:rsidR="005A431C" w:rsidRDefault="005A431C" w:rsidP="00A97F32">
      <w:pPr>
        <w:pStyle w:val="PargrafodaLista"/>
        <w:numPr>
          <w:ilvl w:val="0"/>
          <w:numId w:val="64"/>
        </w:numPr>
      </w:pPr>
      <w:r>
        <w:rPr>
          <w:b/>
        </w:rPr>
        <w:t xml:space="preserve">Globalização – </w:t>
      </w:r>
      <w:r>
        <w:t>A concorrência agora não é apenas local, de empresas as quais já está habituado a dividir o mercado. Empresas internacionais podem entrar no mercado, normalmente com muito capital, abrindo uma nova frente de concorrência ou comprando antigos concorrentes. O contrário também é valido, ou seja, empresas tradicionalmente locais devem se preparar para expandir para novos mercados, se adaptando a culturas e leis diversas. Os bancos brasileiros são um exemplo: se juntarmos os ativos dos quatro maiores bancos(Banco do Brasil, Caixa, Bradesco e Itaú), este fictício banco ficaria apenas na 54ª posição mundial. A conquista de novos mercados pode evitar a estagnação das empresas e assim minimizar os riscos de serem absorvidos.</w:t>
      </w:r>
    </w:p>
    <w:p w:rsidR="005A431C" w:rsidRDefault="005A431C" w:rsidP="00A97F32">
      <w:pPr>
        <w:pStyle w:val="PargrafodaLista"/>
        <w:numPr>
          <w:ilvl w:val="0"/>
          <w:numId w:val="64"/>
        </w:numPr>
      </w:pPr>
      <w:r>
        <w:rPr>
          <w:b/>
        </w:rPr>
        <w:t>Aquisições e incorporações –</w:t>
      </w:r>
      <w:r>
        <w:t xml:space="preserve"> Uma das maneiras de enfrentar a concorrência é justamente aumentar o porte da empresa, através da aquisição de empresas concorrentes ou com produtos e serviços complementares. Isto traz grandes desafios de integração, tanto das linhas de produtos e serviços oferecidos ao mercado, como dos processos e sistemas internos.</w:t>
      </w:r>
    </w:p>
    <w:p w:rsidR="005A431C" w:rsidRDefault="005A431C" w:rsidP="00A97F32">
      <w:pPr>
        <w:pStyle w:val="PargrafodaLista"/>
        <w:numPr>
          <w:ilvl w:val="0"/>
          <w:numId w:val="64"/>
        </w:numPr>
      </w:pPr>
      <w:r>
        <w:rPr>
          <w:b/>
        </w:rPr>
        <w:t>Clientes mais exigentes –</w:t>
      </w:r>
      <w:r>
        <w:t xml:space="preserve"> Antigamente um produto básico, como o automóvel</w:t>
      </w:r>
      <w:r w:rsidR="00063CA2">
        <w:t xml:space="preserve"> “Ford T”, atendia todo o mercado. Hoje a segmentação (produtos diferenciados por faixa etária, renda, preferências) está fortemente estabelecida e a personalização, onde o produto é feito sob medida para determinado usuário, é cada vez mais presente. Deve-se considerar também a busca por qualidade, tanto dos produtos como do atendimento, reforçada pelo código de defesa do consumidor e pelos mecanismos de atendimento aos clientes.</w:t>
      </w:r>
    </w:p>
    <w:p w:rsidR="00063CA2" w:rsidRDefault="00063CA2" w:rsidP="00A97F32">
      <w:pPr>
        <w:pStyle w:val="PargrafodaLista"/>
        <w:numPr>
          <w:ilvl w:val="0"/>
          <w:numId w:val="64"/>
        </w:numPr>
      </w:pPr>
      <w:r>
        <w:rPr>
          <w:b/>
        </w:rPr>
        <w:lastRenderedPageBreak/>
        <w:t>Menor tempo de vida dos produtos e serviços –</w:t>
      </w:r>
      <w:r>
        <w:t xml:space="preserve"> Se antigamente produtos duravam décadas (como o Fusca), hoje o ciclo de vida dos mesmos pode ser muito curto. As empresas têm que estar preparadas para criar um produto em pouco tempo (normalmente aproveitando uma oportunidade, uma moda, uma promoção), e ainda conseguir o retorno financeiro antes que o mesmo deixe de existir, o que pode ser contado em meses ou mesmo semanas.</w:t>
      </w:r>
    </w:p>
    <w:p w:rsidR="00063CA2" w:rsidRDefault="00063CA2" w:rsidP="00A97F32">
      <w:pPr>
        <w:pStyle w:val="PargrafodaLista"/>
        <w:numPr>
          <w:ilvl w:val="0"/>
          <w:numId w:val="64"/>
        </w:numPr>
      </w:pPr>
      <w:r>
        <w:rPr>
          <w:b/>
        </w:rPr>
        <w:t>Integração com clientes, parceiros e fornecedores –</w:t>
      </w:r>
      <w:r>
        <w:t xml:space="preserve"> Cada vez mais se depende de insumos, produtos e serviços que devem estar rapidamente integrados na cadeia produtiva da empresa, e muitas vezes a própria empresa faz parte da cadeia produtiva de seus clientes. A capacidade de se integrar rapidamente e de forma confiável é fundamental para aproveitar as oportunidades de negócio.</w:t>
      </w:r>
    </w:p>
    <w:p w:rsidR="00063CA2" w:rsidRDefault="00063CA2" w:rsidP="00A97F32">
      <w:pPr>
        <w:pStyle w:val="PargrafodaLista"/>
        <w:numPr>
          <w:ilvl w:val="0"/>
          <w:numId w:val="64"/>
        </w:numPr>
      </w:pPr>
      <w:r>
        <w:rPr>
          <w:b/>
        </w:rPr>
        <w:t>Normas, regulamentos, inspeções –</w:t>
      </w:r>
      <w:r>
        <w:t xml:space="preserve"> Este é um dos assuntos mais atuais e priorizados pelas empresas. Certos mercados só são acessíveis se os resultados e processos internos forem transparentes, confiáveis e em conformidade com leis, regras e melhores práticas do mercado.</w:t>
      </w:r>
    </w:p>
    <w:p w:rsidR="00063CA2" w:rsidRDefault="00063CA2" w:rsidP="00063CA2"/>
    <w:p w:rsidR="00063CA2" w:rsidRDefault="00063CA2" w:rsidP="00063CA2">
      <w:r>
        <w:t xml:space="preserve">Esses fatores fazem com que as empresas estejam em constante processo de evolução e adaptação às novas realidades </w:t>
      </w:r>
      <w:r w:rsidR="00C23069">
        <w:t>do negócio. Diante deste cenário, a integração entre serviços e sistemas é extremamente importante para que as organizações consigam atingir seus objetivos de forma concisa e eficiente.</w:t>
      </w:r>
    </w:p>
    <w:p w:rsidR="000A0918" w:rsidRPr="000A0918" w:rsidRDefault="000A0918" w:rsidP="000A0918"/>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28671C" w:rsidRDefault="00AA6A7C" w:rsidP="0028671C">
      <w:pPr>
        <w:pStyle w:val="Ttulo1"/>
      </w:pPr>
      <w:bookmarkStart w:id="27" w:name="_Toc332487361"/>
      <w:r>
        <w:lastRenderedPageBreak/>
        <w:t>3</w:t>
      </w:r>
      <w:r w:rsidR="0028671C">
        <w:tab/>
      </w:r>
      <w:r w:rsidR="004168CC">
        <w:t>Arquitetura Orientada a Serviços</w:t>
      </w:r>
      <w:bookmarkEnd w:id="27"/>
      <w:r w:rsidR="0028671C">
        <w:t xml:space="preserve"> </w:t>
      </w:r>
    </w:p>
    <w:p w:rsidR="0028671C" w:rsidRDefault="00C52B0F" w:rsidP="00C52B0F">
      <w:pPr>
        <w:ind w:firstLine="0"/>
      </w:pPr>
      <w:r>
        <w:tab/>
      </w:r>
    </w:p>
    <w:p w:rsidR="00C52B0F" w:rsidRDefault="00C52B0F" w:rsidP="00C52B0F">
      <w:pPr>
        <w:ind w:firstLine="0"/>
      </w:pPr>
      <w:r>
        <w:tab/>
        <w:t xml:space="preserve">A Arquitetura Orientada a Serviços </w:t>
      </w:r>
      <w:r w:rsidR="00A52853">
        <w:t xml:space="preserve">(SOA) </w:t>
      </w:r>
      <w:r>
        <w:t xml:space="preserve">é um modelo de desenvolvimento de </w:t>
      </w:r>
      <w:r w:rsidR="00C23069">
        <w:t>sistemas</w:t>
      </w:r>
      <w:r>
        <w:t xml:space="preserve"> que visa permitir que os </w:t>
      </w:r>
      <w:r w:rsidR="0024072E">
        <w:t>serviços</w:t>
      </w:r>
      <w:r>
        <w:t xml:space="preserve"> de um processo de negócio sejam integrados mais facilmente.</w:t>
      </w:r>
    </w:p>
    <w:p w:rsidR="00C52B0F" w:rsidRDefault="00C52B0F" w:rsidP="00C52B0F">
      <w:pPr>
        <w:ind w:firstLine="0"/>
      </w:pPr>
      <w:r>
        <w:tab/>
        <w:t xml:space="preserve">Um componente de um processo de negócio é uma atividade comum, algo que é realizado </w:t>
      </w:r>
      <w:r w:rsidR="00AA6A7C">
        <w:t>frequentemente</w:t>
      </w:r>
      <w:r>
        <w:t xml:space="preserve"> naquele processo de negócio específico. Definimos esta atividade como função de negócio.</w:t>
      </w:r>
    </w:p>
    <w:p w:rsidR="00AA6A7C" w:rsidRDefault="00C52B0F" w:rsidP="00C52B0F">
      <w:pPr>
        <w:ind w:firstLine="0"/>
      </w:pPr>
      <w:r>
        <w:tab/>
        <w:t>O objetivo é implementar um sistema que represente o negócio do cliente, dividindo este negócio em processos e estes em atividades.</w:t>
      </w:r>
      <w:r w:rsidR="00A52853">
        <w:t xml:space="preserve"> </w:t>
      </w:r>
      <w:r w:rsidR="00AC661C">
        <w:t>Silva (</w:t>
      </w:r>
      <w:r w:rsidR="00080563">
        <w:t>2006).</w:t>
      </w:r>
    </w:p>
    <w:p w:rsidR="00AA6A7C" w:rsidRDefault="00AA6A7C" w:rsidP="00AA6A7C">
      <w:pPr>
        <w:ind w:firstLine="709"/>
      </w:pPr>
      <w:r>
        <w:t>SOA pode ter diferentes interpretações:</w:t>
      </w:r>
    </w:p>
    <w:p w:rsidR="00AA6A7C" w:rsidRDefault="00AA6A7C" w:rsidP="00A97F32">
      <w:pPr>
        <w:pStyle w:val="PargrafodaLista"/>
        <w:numPr>
          <w:ilvl w:val="0"/>
          <w:numId w:val="60"/>
        </w:numPr>
      </w:pPr>
      <w:r>
        <w:t>Diretor de Negócios: Uma tecnologia que cria um ambiente de negócio ágil e provê vantagem competitiva ou maior valor.</w:t>
      </w:r>
    </w:p>
    <w:p w:rsidR="00AA6A7C" w:rsidRDefault="00AA6A7C" w:rsidP="00A97F32">
      <w:pPr>
        <w:pStyle w:val="PargrafodaLista"/>
        <w:numPr>
          <w:ilvl w:val="0"/>
          <w:numId w:val="60"/>
        </w:numPr>
      </w:pPr>
      <w:r>
        <w:t>Gerente TI: É um conjunto de processos, estruturas e diretrizes de governança que permite alinhar TI às necessidades do negócio.</w:t>
      </w:r>
    </w:p>
    <w:p w:rsidR="00AA6A7C" w:rsidRDefault="00AA6A7C" w:rsidP="00A97F32">
      <w:pPr>
        <w:pStyle w:val="PargrafodaLista"/>
        <w:numPr>
          <w:ilvl w:val="0"/>
          <w:numId w:val="60"/>
        </w:numPr>
      </w:pPr>
      <w:r>
        <w:t>Arquiteto SW: É uma arquitetura de software baseada em padrões abertos que permite integrar aplicações novas e existentes.</w:t>
      </w:r>
    </w:p>
    <w:p w:rsidR="00AA6A7C" w:rsidRDefault="00AA6A7C" w:rsidP="00A97F32">
      <w:pPr>
        <w:pStyle w:val="PargrafodaLista"/>
        <w:numPr>
          <w:ilvl w:val="0"/>
          <w:numId w:val="60"/>
        </w:numPr>
      </w:pPr>
      <w:r>
        <w:t>Desenvolvedor: Um framework baseado em Web Services que permite invocar objetos remotamente utilizando em um ambiente homogêneo baseado em troca de mensagens XML.</w:t>
      </w:r>
    </w:p>
    <w:p w:rsidR="00AA6A7C" w:rsidRDefault="00AA6A7C" w:rsidP="00AA6A7C">
      <w:pPr>
        <w:ind w:left="851" w:firstLine="360"/>
      </w:pPr>
      <w:r>
        <w:t>IBM (2006)</w:t>
      </w:r>
    </w:p>
    <w:p w:rsidR="00AA6A7C" w:rsidRDefault="00AA6A7C" w:rsidP="00AA6A7C">
      <w:pPr>
        <w:ind w:firstLine="0"/>
      </w:pPr>
      <w:r>
        <w:t>Algumas características do SOA:</w:t>
      </w:r>
    </w:p>
    <w:p w:rsidR="00AA6A7C" w:rsidRDefault="00AA6A7C" w:rsidP="00A97F32">
      <w:pPr>
        <w:pStyle w:val="PargrafodaLista"/>
        <w:numPr>
          <w:ilvl w:val="0"/>
          <w:numId w:val="61"/>
        </w:numPr>
      </w:pPr>
      <w:r>
        <w:t>Atividades de negócio são realizadas através de uma série de serviços que possuem maneiras bem definidas de “pedir” e “responder” informações.</w:t>
      </w:r>
    </w:p>
    <w:p w:rsidR="00AA6A7C" w:rsidRDefault="00AA6A7C" w:rsidP="00A97F32">
      <w:pPr>
        <w:pStyle w:val="PargrafodaLista"/>
        <w:numPr>
          <w:ilvl w:val="0"/>
          <w:numId w:val="61"/>
        </w:numPr>
      </w:pPr>
      <w:r>
        <w:t>Não interessa como o serviço foi implementado, contanto que ele responda aos comandos da forma correta com a qualidade necessária.</w:t>
      </w:r>
    </w:p>
    <w:p w:rsidR="00AA6A7C" w:rsidRDefault="00AA6A7C" w:rsidP="00A97F32">
      <w:pPr>
        <w:pStyle w:val="PargrafodaLista"/>
        <w:numPr>
          <w:ilvl w:val="0"/>
          <w:numId w:val="61"/>
        </w:numPr>
      </w:pPr>
      <w:r>
        <w:t>O serviço precisa ser adequadamente seguro e confiável, além de rápido o suficiente para atender as demandas.</w:t>
      </w:r>
    </w:p>
    <w:p w:rsidR="00AA6A7C" w:rsidRDefault="00AA6A7C" w:rsidP="00A97F32">
      <w:pPr>
        <w:pStyle w:val="PargrafodaLista"/>
        <w:numPr>
          <w:ilvl w:val="0"/>
          <w:numId w:val="61"/>
        </w:numPr>
      </w:pPr>
      <w:r>
        <w:t>Isto faz de SOA uma tecnologia ideal para ser utilizada em um ambiente de TI que possua hardware e software de múltiplos fabricantes.</w:t>
      </w:r>
    </w:p>
    <w:p w:rsidR="00AA6A7C" w:rsidRDefault="00AA6A7C" w:rsidP="00AA6A7C">
      <w:pPr>
        <w:pStyle w:val="PargrafodaLista"/>
        <w:ind w:left="1429" w:firstLine="0"/>
      </w:pPr>
      <w:r>
        <w:t>IBM (2006)</w:t>
      </w:r>
    </w:p>
    <w:p w:rsidR="00AA6A7C" w:rsidRDefault="00AA6A7C" w:rsidP="00AA6A7C">
      <w:pPr>
        <w:pStyle w:val="PargrafodaLista"/>
        <w:ind w:left="1429" w:firstLine="0"/>
      </w:pPr>
    </w:p>
    <w:p w:rsidR="00AA6A7C" w:rsidRDefault="00AA6A7C" w:rsidP="00AA6A7C">
      <w:pPr>
        <w:ind w:firstLine="709"/>
      </w:pPr>
      <w:r>
        <w:t>Segundo (</w:t>
      </w:r>
      <w:r w:rsidRPr="003748D8">
        <w:t>ROSEN, M., LUBLINSKY, B., SMITH,T.,K., BALCER.J.MARC.</w:t>
      </w:r>
      <w:r>
        <w:t xml:space="preserve">, 2008) uma forma de avaliar o que SOA promete é olhar para as motivações e expectativas das pessoas que estão envolvidas em atividades SOA. Em uma pesquisa em 2006 realizado pelo Consórcio Cutter, as motivações para se utilizar SOA incluíam uma série de razões técnicas e </w:t>
      </w:r>
      <w:r>
        <w:lastRenderedPageBreak/>
        <w:t>comerciais. As motivações mais comuns foram: agilidade, flexibilidade, reutilização, racionalização de dados, integração e redução de custos.</w:t>
      </w:r>
    </w:p>
    <w:p w:rsidR="00AA6A7C" w:rsidRDefault="00AA6A7C" w:rsidP="00AA6A7C">
      <w:pPr>
        <w:ind w:firstLine="0"/>
      </w:pPr>
      <w:r>
        <w:tab/>
        <w:t>Algumas das repostas mais relevantes a pesquisa foram:</w:t>
      </w:r>
    </w:p>
    <w:p w:rsidR="00AA6A7C" w:rsidRDefault="00AA6A7C" w:rsidP="00A97F32">
      <w:pPr>
        <w:pStyle w:val="PargrafodaLista"/>
        <w:numPr>
          <w:ilvl w:val="0"/>
          <w:numId w:val="63"/>
        </w:numPr>
      </w:pPr>
      <w:r>
        <w:t>Reutilização de ativos estratégicos em todos os aplicativos de diversos departamentos.</w:t>
      </w:r>
    </w:p>
    <w:p w:rsidR="00AA6A7C" w:rsidRDefault="00AA6A7C" w:rsidP="00A97F32">
      <w:pPr>
        <w:pStyle w:val="PargrafodaLista"/>
        <w:numPr>
          <w:ilvl w:val="0"/>
          <w:numId w:val="63"/>
        </w:numPr>
      </w:pPr>
      <w:r>
        <w:t>Necessidade de prestar um apoio mais ágil aos processos de negócio, lidar eficientemente com mudanças no processo de negócio.</w:t>
      </w:r>
    </w:p>
    <w:p w:rsidR="00AA6A7C" w:rsidRDefault="00AA6A7C" w:rsidP="00A97F32">
      <w:pPr>
        <w:pStyle w:val="PargrafodaLista"/>
        <w:numPr>
          <w:ilvl w:val="0"/>
          <w:numId w:val="63"/>
        </w:numPr>
      </w:pPr>
      <w:r>
        <w:t>Gerenciamento das informações de uma forma global</w:t>
      </w:r>
    </w:p>
    <w:p w:rsidR="00AA6A7C" w:rsidRDefault="00AA6A7C" w:rsidP="00A97F32">
      <w:pPr>
        <w:pStyle w:val="PargrafodaLista"/>
        <w:numPr>
          <w:ilvl w:val="0"/>
          <w:numId w:val="63"/>
        </w:numPr>
      </w:pPr>
      <w:r>
        <w:t>Rapidez e facilidade de implantação do projeto, a preocupação com a duplicação de métodos de negócio entre os projetos.</w:t>
      </w:r>
    </w:p>
    <w:p w:rsidR="00AA6A7C" w:rsidRDefault="00AA6A7C" w:rsidP="00A97F32">
      <w:pPr>
        <w:pStyle w:val="PargrafodaLista"/>
        <w:numPr>
          <w:ilvl w:val="0"/>
          <w:numId w:val="63"/>
        </w:numPr>
      </w:pPr>
      <w:r>
        <w:t>Eficiência em termos de confiabilidade e custo de desenvolvimento.</w:t>
      </w:r>
    </w:p>
    <w:p w:rsidR="00AA6A7C" w:rsidRDefault="00AA6A7C" w:rsidP="00A97F32">
      <w:pPr>
        <w:pStyle w:val="PargrafodaLista"/>
        <w:numPr>
          <w:ilvl w:val="0"/>
          <w:numId w:val="63"/>
        </w:numPr>
      </w:pPr>
      <w:r>
        <w:t>Reunir diversas linhas de negócio em muitas áreas geográficas com velocidade mais rápida para o mercado.</w:t>
      </w:r>
    </w:p>
    <w:p w:rsidR="00AA6A7C" w:rsidRDefault="00AA6A7C" w:rsidP="00A97F32">
      <w:pPr>
        <w:pStyle w:val="PargrafodaLista"/>
        <w:numPr>
          <w:ilvl w:val="0"/>
          <w:numId w:val="63"/>
        </w:numPr>
      </w:pPr>
      <w:r>
        <w:t>Integrar sistemas legados.</w:t>
      </w:r>
    </w:p>
    <w:p w:rsidR="00AA6A7C" w:rsidRDefault="00AA6A7C" w:rsidP="00AA6A7C">
      <w:pPr>
        <w:pStyle w:val="PargrafodaLista"/>
        <w:ind w:left="1429" w:firstLine="0"/>
      </w:pPr>
    </w:p>
    <w:p w:rsidR="00AA6A7C" w:rsidRDefault="00AA6A7C" w:rsidP="00AA6A7C">
      <w:pPr>
        <w:ind w:firstLine="709"/>
      </w:pPr>
      <w:r>
        <w:t>Segundo (</w:t>
      </w:r>
      <w:r w:rsidRPr="004B4F9F">
        <w:t>JUSUTTIS, M., NICOLAI, 2007), S</w:t>
      </w:r>
      <w:r>
        <w:t>OA é um conceito para grandes sistemas distribuídos. Para entender SOA, você tem que entender as propriedades de grandes sistemas distribuídos.</w:t>
      </w:r>
    </w:p>
    <w:p w:rsidR="00AA6A7C" w:rsidRDefault="00AA6A7C" w:rsidP="00AA6A7C">
      <w:pPr>
        <w:ind w:firstLine="709"/>
      </w:pPr>
      <w:r>
        <w:t>Primeiro, os sistemas têm de lidar com grandes legados. Você não pode introduzir SOA através da concepção de tudo a partir do zero. Você tem que lidar com o fato de que a maioria dos sistemas que estão em uso permanecerá em uso. Isto também significa que o estabelecimento de SOA não é um projeto de como projetar um novo sistema. Trata-se de alterar a estrutura de um sistema existente, o que significa que tem que lidar com plataformas antigas e problemas de compatibilidade. Na verdade, o SOA é uma abordagem para a manutenção de sistemas de grande porte.</w:t>
      </w:r>
    </w:p>
    <w:p w:rsidR="00C23069" w:rsidRDefault="00C23069" w:rsidP="00AA6A7C">
      <w:pPr>
        <w:ind w:firstLine="709"/>
      </w:pPr>
      <w:r>
        <w:t>Nos próximos tópicos são apresentados alguns benefícios da utilização da Arquitetura Orientada a Serviços para integração de sistemas.</w:t>
      </w:r>
    </w:p>
    <w:p w:rsidR="00C52B0F" w:rsidRDefault="00C52B0F" w:rsidP="00C52B0F">
      <w:pPr>
        <w:ind w:firstLine="0"/>
      </w:pPr>
    </w:p>
    <w:p w:rsidR="00C52B0F" w:rsidRDefault="00AA6A7C" w:rsidP="00B023B7">
      <w:pPr>
        <w:pStyle w:val="Ttulo2"/>
      </w:pPr>
      <w:bookmarkStart w:id="28" w:name="_Toc332487362"/>
      <w:r>
        <w:t>3</w:t>
      </w:r>
      <w:r w:rsidR="00C52B0F">
        <w:t>.1</w:t>
      </w:r>
      <w:r w:rsidR="00C52B0F">
        <w:tab/>
      </w:r>
      <w:r w:rsidR="00FF55CD">
        <w:t>Baixo Acoplamento</w:t>
      </w:r>
      <w:bookmarkEnd w:id="28"/>
    </w:p>
    <w:p w:rsidR="00C52B0F" w:rsidRDefault="00C52B0F" w:rsidP="00C52B0F">
      <w:pPr>
        <w:ind w:firstLine="0"/>
      </w:pPr>
    </w:p>
    <w:p w:rsidR="00C52B0F" w:rsidRDefault="00C52B0F" w:rsidP="00C52B0F">
      <w:pPr>
        <w:ind w:firstLine="0"/>
      </w:pPr>
      <w:r>
        <w:tab/>
        <w:t>Cada atividade do negócio é tratada com</w:t>
      </w:r>
      <w:r w:rsidR="00164656">
        <w:t>o</w:t>
      </w:r>
      <w:r>
        <w:t xml:space="preserve"> um serviço, ou seja, um componente independente que poderá ser utilizado quantas vezes forem necessárias em partes diversas do sistema ou por outros sistemas.</w:t>
      </w:r>
    </w:p>
    <w:p w:rsidR="00C52B0F" w:rsidRDefault="00C52B0F" w:rsidP="00C52B0F">
      <w:pPr>
        <w:ind w:firstLine="0"/>
      </w:pPr>
      <w:r>
        <w:lastRenderedPageBreak/>
        <w:tab/>
        <w:t>Vemos que SOA é, essencialmente, uma arquitetura baseada em componentes, onde cada componente preserva a sua independência e interage, apenas, através de interfaces bem definidas.</w:t>
      </w:r>
      <w:r w:rsidR="00A52853" w:rsidRPr="00A52853">
        <w:rPr>
          <w:color w:val="FF0000"/>
        </w:rPr>
        <w:t xml:space="preserve"> </w:t>
      </w:r>
      <w:r w:rsidR="00AC661C">
        <w:t>Silva (</w:t>
      </w:r>
      <w:r w:rsidR="00080563">
        <w:t>2006).</w:t>
      </w:r>
    </w:p>
    <w:p w:rsidR="00037214" w:rsidRDefault="00037214" w:rsidP="00C52B0F">
      <w:pPr>
        <w:ind w:firstLine="0"/>
      </w:pPr>
    </w:p>
    <w:p w:rsidR="00037214" w:rsidRDefault="00AA6A7C" w:rsidP="00B023B7">
      <w:pPr>
        <w:pStyle w:val="Ttulo2"/>
      </w:pPr>
      <w:bookmarkStart w:id="29" w:name="_Toc332487363"/>
      <w:r>
        <w:t>3</w:t>
      </w:r>
      <w:r w:rsidR="00037214">
        <w:t>.2</w:t>
      </w:r>
      <w:r w:rsidR="00037214">
        <w:tab/>
      </w:r>
      <w:r w:rsidR="00FF55CD">
        <w:t>Independência de Plataforma ou Linguagem</w:t>
      </w:r>
      <w:bookmarkEnd w:id="29"/>
    </w:p>
    <w:p w:rsidR="00037214" w:rsidRDefault="00037214" w:rsidP="00C52B0F">
      <w:pPr>
        <w:ind w:firstLine="0"/>
      </w:pPr>
    </w:p>
    <w:p w:rsidR="00037214" w:rsidRDefault="00037214" w:rsidP="00C52B0F">
      <w:pPr>
        <w:ind w:firstLine="0"/>
      </w:pPr>
      <w:r>
        <w:tab/>
        <w:t>Outro ponto importante a se ressaltar é que não há limitações prévias em relação ao modo de implementar um serviço. Não há limitações em relação às tecnologias, linguagens ou plataformas a serem utilizadas, por exemplo. O desenvolvedor deve apenas especificar a declaração do serviço os tipos de dados de entrada e saída. Os detalhes da implementação do serviço serão abstraídos de quem os utiliza.</w:t>
      </w:r>
    </w:p>
    <w:p w:rsidR="00037214" w:rsidRDefault="00037214" w:rsidP="00C52B0F">
      <w:pPr>
        <w:ind w:firstLine="0"/>
      </w:pPr>
      <w:r>
        <w:tab/>
        <w:t xml:space="preserve">Com a utilização da Arquitetura Orientada a Serviços é possível alcançar a interoperabilidade, que é a possibilidade de sistemas coexistirem e comunicarem-se independente de fabricantes ou tecnologias. Com esse fator alcançado é possível </w:t>
      </w:r>
      <w:r w:rsidR="00AA3EBD">
        <w:t>produzir</w:t>
      </w:r>
      <w:r>
        <w:t xml:space="preserve"> soluções muito mais flexíveis e de melhor qualidade já que não encontramos dificuldades de comunicação entre sistemas diversos.</w:t>
      </w:r>
      <w:r w:rsidR="00A52853" w:rsidRPr="00A52853">
        <w:rPr>
          <w:color w:val="FF0000"/>
        </w:rPr>
        <w:t xml:space="preserve"> </w:t>
      </w:r>
      <w:r w:rsidR="00AC661C" w:rsidRPr="00A44C65">
        <w:rPr>
          <w:lang w:val="en-US"/>
        </w:rPr>
        <w:t>Hansen</w:t>
      </w:r>
      <w:r w:rsidR="00AC661C">
        <w:rPr>
          <w:lang w:val="en-US"/>
        </w:rPr>
        <w:t xml:space="preserve"> (</w:t>
      </w:r>
      <w:r w:rsidR="00080563">
        <w:rPr>
          <w:lang w:val="en-US"/>
        </w:rPr>
        <w:t>2007)</w:t>
      </w:r>
      <w:r w:rsidR="001962A2">
        <w:rPr>
          <w:lang w:val="en-US"/>
        </w:rPr>
        <w:t>.</w:t>
      </w:r>
    </w:p>
    <w:p w:rsidR="00AA3EBD" w:rsidRDefault="00AA3EBD" w:rsidP="00C52B0F">
      <w:pPr>
        <w:ind w:firstLine="0"/>
      </w:pPr>
    </w:p>
    <w:p w:rsidR="00AA3EBD" w:rsidRDefault="00AA3EBD" w:rsidP="00AA3EBD">
      <w:pPr>
        <w:ind w:firstLine="0"/>
        <w:jc w:val="left"/>
      </w:pPr>
      <w:r>
        <w:rPr>
          <w:noProof/>
          <w:lang w:eastAsia="pt-BR"/>
        </w:rPr>
        <w:drawing>
          <wp:inline distT="0" distB="0" distL="0" distR="0" wp14:anchorId="6474C309" wp14:editId="6E6B26CE">
            <wp:extent cx="5411972" cy="3455582"/>
            <wp:effectExtent l="0" t="0" r="0" b="0"/>
            <wp:docPr id="2" name="Imagem 1" descr="ArquiteturaOrientada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OrientadaServicos.png"/>
                    <pic:cNvPicPr/>
                  </pic:nvPicPr>
                  <pic:blipFill>
                    <a:blip r:embed="rId19" cstate="print"/>
                    <a:stretch>
                      <a:fillRect/>
                    </a:stretch>
                  </pic:blipFill>
                  <pic:spPr>
                    <a:xfrm>
                      <a:off x="0" y="0"/>
                      <a:ext cx="5417065" cy="3458834"/>
                    </a:xfrm>
                    <a:prstGeom prst="rect">
                      <a:avLst/>
                    </a:prstGeom>
                  </pic:spPr>
                </pic:pic>
              </a:graphicData>
            </a:graphic>
          </wp:inline>
        </w:drawing>
      </w:r>
    </w:p>
    <w:p w:rsidR="00C82A6E" w:rsidRDefault="00C82A6E" w:rsidP="002003D4">
      <w:pPr>
        <w:pStyle w:val="Legenda"/>
      </w:pPr>
      <w:bookmarkStart w:id="30" w:name="_Toc332487298"/>
      <w:r>
        <w:t xml:space="preserve">Figura </w:t>
      </w:r>
      <w:r w:rsidR="00FE58F8">
        <w:fldChar w:fldCharType="begin"/>
      </w:r>
      <w:r w:rsidR="00FE58F8">
        <w:instrText xml:space="preserve"> SEQ Figura \* ARABIC </w:instrText>
      </w:r>
      <w:r w:rsidR="00FE58F8">
        <w:fldChar w:fldCharType="separate"/>
      </w:r>
      <w:r w:rsidR="00594538">
        <w:rPr>
          <w:noProof/>
        </w:rPr>
        <w:t>8</w:t>
      </w:r>
      <w:r w:rsidR="00FE58F8">
        <w:rPr>
          <w:noProof/>
        </w:rPr>
        <w:fldChar w:fldCharType="end"/>
      </w:r>
      <w:r>
        <w:t xml:space="preserve"> – Exemplo de uma arquitetura baseada em serviços</w:t>
      </w:r>
      <w:bookmarkEnd w:id="30"/>
    </w:p>
    <w:p w:rsidR="00C82A6E" w:rsidRDefault="00C82A6E" w:rsidP="002003D4">
      <w:pPr>
        <w:pStyle w:val="Legenda"/>
      </w:pPr>
      <w:r>
        <w:t>Fonte: Silva, 2006</w:t>
      </w:r>
    </w:p>
    <w:p w:rsidR="00C82A6E" w:rsidRDefault="00C82A6E" w:rsidP="00C82A6E">
      <w:pPr>
        <w:pStyle w:val="Legenda"/>
      </w:pPr>
    </w:p>
    <w:p w:rsidR="00AA3EBD" w:rsidRDefault="00AA3EBD" w:rsidP="00AA3EBD">
      <w:pPr>
        <w:ind w:firstLine="709"/>
      </w:pPr>
      <w:r>
        <w:lastRenderedPageBreak/>
        <w:t>Na figura</w:t>
      </w:r>
      <w:r w:rsidR="00C23069">
        <w:t xml:space="preserve"> 8</w:t>
      </w:r>
      <w:r>
        <w:t>, temos um exemplo simplificado do modo como um sistema poderia ser implementado utilizando os conceitos relacionados à orientação a serviços.</w:t>
      </w:r>
    </w:p>
    <w:p w:rsidR="00AA3EBD" w:rsidRDefault="00AA3EBD" w:rsidP="00C52B0F">
      <w:pPr>
        <w:ind w:firstLine="0"/>
      </w:pPr>
      <w:r>
        <w:tab/>
        <w:t>Na camada inferior temos todos os sistemas qu</w:t>
      </w:r>
      <w:r w:rsidR="0018066C">
        <w:t xml:space="preserve">e o cliente utiliza atualmente, sistemas que talvez já não atendam a necessidade do negócio do cliente, </w:t>
      </w:r>
      <w:r w:rsidR="000F337F">
        <w:t xml:space="preserve">pois </w:t>
      </w:r>
      <w:r w:rsidR="000F337F" w:rsidRPr="005C2092">
        <w:rPr>
          <w:color w:val="000000" w:themeColor="text1"/>
        </w:rPr>
        <w:t>o mu</w:t>
      </w:r>
      <w:r w:rsidR="0018066C" w:rsidRPr="005C2092">
        <w:rPr>
          <w:color w:val="000000" w:themeColor="text1"/>
        </w:rPr>
        <w:t xml:space="preserve">ndo dos negócios é muito dinâmico e muda </w:t>
      </w:r>
      <w:r w:rsidR="00C23069" w:rsidRPr="005C2092">
        <w:rPr>
          <w:color w:val="000000" w:themeColor="text1"/>
        </w:rPr>
        <w:t>frequentemente</w:t>
      </w:r>
      <w:r w:rsidR="0018066C" w:rsidRPr="005C2092">
        <w:rPr>
          <w:color w:val="000000" w:themeColor="text1"/>
        </w:rPr>
        <w:t xml:space="preserve">. </w:t>
      </w:r>
      <w:r w:rsidR="000F337F" w:rsidRPr="005C2092">
        <w:rPr>
          <w:color w:val="000000" w:themeColor="text1"/>
        </w:rPr>
        <w:t>Os mesmos</w:t>
      </w:r>
      <w:r w:rsidR="0018066C" w:rsidRPr="005C2092">
        <w:rPr>
          <w:color w:val="000000" w:themeColor="text1"/>
        </w:rPr>
        <w:t xml:space="preserve"> não conseguem acompanhar esta</w:t>
      </w:r>
      <w:r w:rsidR="0018066C">
        <w:t xml:space="preserve"> </w:t>
      </w:r>
      <w:r w:rsidR="0018066C" w:rsidRPr="005C2092">
        <w:rPr>
          <w:color w:val="000000" w:themeColor="text1"/>
        </w:rPr>
        <w:t xml:space="preserve">mudança sem gerar um custo alto para o cliente devido </w:t>
      </w:r>
      <w:r w:rsidR="00C23069" w:rsidRPr="005C2092">
        <w:rPr>
          <w:color w:val="000000" w:themeColor="text1"/>
        </w:rPr>
        <w:t>à</w:t>
      </w:r>
      <w:r w:rsidR="0018066C" w:rsidRPr="005C2092">
        <w:rPr>
          <w:color w:val="000000" w:themeColor="text1"/>
        </w:rPr>
        <w:t xml:space="preserve"> rigidez na sua construção.</w:t>
      </w:r>
    </w:p>
    <w:p w:rsidR="0018066C" w:rsidRDefault="0018066C" w:rsidP="00C52B0F">
      <w:pPr>
        <w:ind w:firstLine="0"/>
      </w:pPr>
      <w:r>
        <w:tab/>
        <w:t xml:space="preserve">Um sistema é como uma construção civil, com a diferença </w:t>
      </w:r>
      <w:r w:rsidR="000F337F">
        <w:t>de</w:t>
      </w:r>
      <w:r>
        <w:t xml:space="preserve"> pode</w:t>
      </w:r>
      <w:r w:rsidR="000F337F">
        <w:t>r</w:t>
      </w:r>
      <w:r>
        <w:t xml:space="preserve"> haver uma depreciação no sentido de </w:t>
      </w:r>
      <w:r w:rsidR="00AE2B22">
        <w:t>atender as expectativas com muito mais rapidez que um prédio, por exemplo.</w:t>
      </w:r>
      <w:r w:rsidR="008D75E5" w:rsidRPr="008D75E5">
        <w:rPr>
          <w:color w:val="FF0000"/>
        </w:rPr>
        <w:t xml:space="preserve"> </w:t>
      </w:r>
    </w:p>
    <w:p w:rsidR="00AE2B22" w:rsidRPr="005C2092" w:rsidRDefault="00AE2B22" w:rsidP="00C52B0F">
      <w:pPr>
        <w:ind w:firstLine="0"/>
        <w:rPr>
          <w:color w:val="000000" w:themeColor="text1"/>
        </w:rPr>
      </w:pPr>
      <w:r w:rsidRPr="005C2092">
        <w:rPr>
          <w:color w:val="000000" w:themeColor="text1"/>
        </w:rPr>
        <w:tab/>
        <w:t>No entanto mesmo esses sistemas depreciados são importantes para o cliente, e não é possível desfazer-se deles.</w:t>
      </w:r>
    </w:p>
    <w:p w:rsidR="00AE2B22" w:rsidRDefault="00AE2B22" w:rsidP="00C52B0F">
      <w:pPr>
        <w:ind w:firstLine="0"/>
      </w:pPr>
      <w:r>
        <w:tab/>
        <w:t>Esse é um exemplo de um contexto em que a orientação a serviços pode ser aplicada. Podemos transformar cada função do negócio do cliente em um serviço independente, criamos estes serviços acessando estes sistemas do cliente e retirando as informações necessárias, disponibilizando-as para quem as necessita.</w:t>
      </w:r>
    </w:p>
    <w:p w:rsidR="00AE2B22" w:rsidRPr="00080563" w:rsidRDefault="00AE2B22" w:rsidP="00C52B0F">
      <w:pPr>
        <w:ind w:firstLine="0"/>
      </w:pPr>
      <w:r>
        <w:tab/>
        <w:t xml:space="preserve">Vale ressaltar que se este sistema já estivesse sido feito com base na orientação a serviços desde o inicio da sua construção, talvez não teríamos a camada inferior, pois essa camada seria abstraída pela camada de serviços, que é a que precisamos conhecer para </w:t>
      </w:r>
      <w:r w:rsidR="00430F37">
        <w:t>utilizá-los</w:t>
      </w:r>
      <w:r>
        <w:t>.</w:t>
      </w:r>
      <w:r w:rsidR="008D75E5" w:rsidRPr="008D75E5">
        <w:rPr>
          <w:color w:val="FF0000"/>
        </w:rPr>
        <w:t xml:space="preserve"> </w:t>
      </w:r>
      <w:r w:rsidR="00AC661C">
        <w:t>Silva (</w:t>
      </w:r>
      <w:r w:rsidR="00080563">
        <w:t>2006)</w:t>
      </w:r>
    </w:p>
    <w:p w:rsidR="00430F37" w:rsidRDefault="00430F37" w:rsidP="00C52B0F">
      <w:pPr>
        <w:ind w:firstLine="0"/>
      </w:pPr>
    </w:p>
    <w:p w:rsidR="00430F37" w:rsidRDefault="00AA6A7C" w:rsidP="00B023B7">
      <w:pPr>
        <w:pStyle w:val="Ttulo2"/>
      </w:pPr>
      <w:bookmarkStart w:id="31" w:name="_Toc332487364"/>
      <w:r>
        <w:t>3</w:t>
      </w:r>
      <w:r w:rsidR="00430F37">
        <w:t>.3</w:t>
      </w:r>
      <w:r w:rsidR="00430F37">
        <w:tab/>
      </w:r>
      <w:r w:rsidR="00FF55CD">
        <w:t>Reuso de Código</w:t>
      </w:r>
      <w:bookmarkEnd w:id="31"/>
    </w:p>
    <w:p w:rsidR="00430F37" w:rsidRDefault="00430F37" w:rsidP="00C52B0F">
      <w:pPr>
        <w:ind w:firstLine="0"/>
      </w:pPr>
      <w:r>
        <w:tab/>
      </w:r>
    </w:p>
    <w:p w:rsidR="00430F37" w:rsidRDefault="00430F37" w:rsidP="00C52B0F">
      <w:pPr>
        <w:ind w:firstLine="0"/>
      </w:pPr>
      <w:r>
        <w:tab/>
        <w:t xml:space="preserve">A reutilização de código é um fator </w:t>
      </w:r>
      <w:r w:rsidR="008D75E5">
        <w:t>altamente recomendado</w:t>
      </w:r>
      <w:r>
        <w:t xml:space="preserve"> pela Engenharia de Software, </w:t>
      </w:r>
      <w:r w:rsidR="008D75E5">
        <w:t xml:space="preserve">porém não sendo </w:t>
      </w:r>
      <w:r>
        <w:t>sempre possível atingi</w:t>
      </w:r>
      <w:r w:rsidR="008D75E5">
        <w:t>-la em sua</w:t>
      </w:r>
      <w:r>
        <w:t xml:space="preserve"> </w:t>
      </w:r>
      <w:r w:rsidR="008D75E5">
        <w:t>totalidade</w:t>
      </w:r>
      <w:r>
        <w:t xml:space="preserve">, principalmente em sistemas distintos que por ventura </w:t>
      </w:r>
      <w:r w:rsidR="000F337F">
        <w:t xml:space="preserve">tenham </w:t>
      </w:r>
      <w:r>
        <w:t>que executar a mesma ação.</w:t>
      </w:r>
    </w:p>
    <w:p w:rsidR="00430F37" w:rsidRDefault="00430F37" w:rsidP="00C52B0F">
      <w:pPr>
        <w:ind w:firstLine="0"/>
      </w:pPr>
      <w:r>
        <w:tab/>
        <w:t>Através da orientação a serviços vimos que isto é plenamente possível</w:t>
      </w:r>
      <w:r w:rsidR="008D75E5">
        <w:t>, pois</w:t>
      </w:r>
      <w:r>
        <w:t xml:space="preserve"> os serviços são totalmente independentes. </w:t>
      </w:r>
    </w:p>
    <w:p w:rsidR="00430F37" w:rsidRDefault="00430F37" w:rsidP="00C52B0F">
      <w:pPr>
        <w:ind w:firstLine="0"/>
      </w:pPr>
    </w:p>
    <w:p w:rsidR="00430F37" w:rsidRDefault="00AA6A7C" w:rsidP="00B023B7">
      <w:pPr>
        <w:pStyle w:val="Ttulo2"/>
      </w:pPr>
      <w:bookmarkStart w:id="32" w:name="_Toc332487365"/>
      <w:r>
        <w:t>3.4</w:t>
      </w:r>
      <w:r w:rsidR="00430F37">
        <w:tab/>
      </w:r>
      <w:r w:rsidR="00FF55CD">
        <w:t>Redução de Redundâncias</w:t>
      </w:r>
      <w:bookmarkEnd w:id="32"/>
    </w:p>
    <w:p w:rsidR="00430F37" w:rsidRDefault="00430F37" w:rsidP="00430F37"/>
    <w:p w:rsidR="001B4A1A" w:rsidRDefault="00080563" w:rsidP="00430F37">
      <w:r>
        <w:t>Comumente vemos situações em que uma</w:t>
      </w:r>
      <w:r w:rsidR="001847B2">
        <w:t xml:space="preserve"> importante</w:t>
      </w:r>
      <w:r>
        <w:t xml:space="preserve"> regra</w:t>
      </w:r>
      <w:r w:rsidR="001847B2">
        <w:t xml:space="preserve"> de negócio </w:t>
      </w:r>
      <w:r>
        <w:t>é</w:t>
      </w:r>
      <w:r w:rsidR="001847B2">
        <w:t xml:space="preserve"> implementada em mais de um sistema, isso é comum porque os sistemas normalmente são construídos de forma independente, sem pensar uns nos outros. Com a arquitetura orientada a </w:t>
      </w:r>
      <w:r w:rsidR="001847B2">
        <w:lastRenderedPageBreak/>
        <w:t>serviços isso é eliminado, pois a regra é disponibilizada para quem precisar utilizar em forma de serviço.</w:t>
      </w:r>
      <w:r w:rsidR="00E4648E">
        <w:t xml:space="preserve"> A lógica não pertence apenas a um único sistema, mas sim a todos os sistemas que necessitem utilizá-la.</w:t>
      </w:r>
    </w:p>
    <w:p w:rsidR="00E4648E" w:rsidRDefault="00E4648E" w:rsidP="00E4648E">
      <w:pPr>
        <w:ind w:firstLine="0"/>
      </w:pPr>
    </w:p>
    <w:p w:rsidR="00E4648E" w:rsidRDefault="00AA6A7C" w:rsidP="00B023B7">
      <w:pPr>
        <w:pStyle w:val="Ttulo2"/>
      </w:pPr>
      <w:bookmarkStart w:id="33" w:name="_Toc332487366"/>
      <w:r>
        <w:t>3.5</w:t>
      </w:r>
      <w:r w:rsidR="00E4648E">
        <w:tab/>
      </w:r>
      <w:r w:rsidR="00FF55CD">
        <w:t>Redução de Custo de Manutenção</w:t>
      </w:r>
      <w:bookmarkEnd w:id="33"/>
    </w:p>
    <w:p w:rsidR="00E4648E" w:rsidRDefault="00E4648E" w:rsidP="00E4648E">
      <w:pPr>
        <w:ind w:firstLine="0"/>
      </w:pPr>
      <w:r>
        <w:tab/>
      </w:r>
    </w:p>
    <w:p w:rsidR="00E4648E" w:rsidRPr="005C2092" w:rsidRDefault="00E4648E" w:rsidP="00E4648E">
      <w:pPr>
        <w:ind w:firstLine="0"/>
        <w:rPr>
          <w:color w:val="000000" w:themeColor="text1"/>
        </w:rPr>
      </w:pPr>
      <w:r>
        <w:tab/>
      </w:r>
      <w:r w:rsidRPr="005C2092">
        <w:rPr>
          <w:color w:val="000000" w:themeColor="text1"/>
        </w:rPr>
        <w:t>Este fator está bastante ligado ao item anterior, o que acontece é que como a redução de redundância acontece, se por ventura houver alguma alteração em alguma regra de negócio que necessite a alteração de código de algum serviço, este código somente terá que ser alterado em um único lugar, se não utilizarmos orientação a serviços, esse código terá que ser alterado em todos os sistemas que implementa tal regra.</w:t>
      </w:r>
    </w:p>
    <w:p w:rsidR="00B023B7" w:rsidRPr="00C52B0F" w:rsidRDefault="00B023B7" w:rsidP="00C52B0F">
      <w:pPr>
        <w:ind w:firstLine="0"/>
      </w:pPr>
    </w:p>
    <w:p w:rsidR="00AA6A7C" w:rsidRDefault="00AA6A7C" w:rsidP="00AA6A7C">
      <w:pPr>
        <w:pStyle w:val="Ttulo2"/>
      </w:pPr>
      <w:bookmarkStart w:id="34" w:name="_Toc332487367"/>
      <w:r>
        <w:t>3.6</w:t>
      </w:r>
      <w:r>
        <w:tab/>
        <w:t>Web Services</w:t>
      </w:r>
      <w:bookmarkEnd w:id="34"/>
    </w:p>
    <w:p w:rsidR="007B27D9" w:rsidRPr="007B27D9" w:rsidRDefault="007B27D9" w:rsidP="007B27D9"/>
    <w:p w:rsidR="00262136" w:rsidRDefault="00B113C4" w:rsidP="00A82584">
      <w:r>
        <w:t>No início de 2001 quando Ariba, IBM e Microsoft publicaram o WSDL 1.1</w:t>
      </w:r>
      <w:r w:rsidR="000E3641">
        <w:t xml:space="preserve"> </w:t>
      </w:r>
      <w:r w:rsidR="0024072E">
        <w:t>(</w:t>
      </w:r>
      <w:bookmarkStart w:id="35" w:name="_Toc492291034"/>
      <w:r w:rsidR="000E3641" w:rsidRPr="000E3641">
        <w:t>Web Services Description Language</w:t>
      </w:r>
      <w:bookmarkEnd w:id="35"/>
      <w:r w:rsidR="0024072E">
        <w:t>)</w:t>
      </w:r>
      <w:r>
        <w:t xml:space="preserve">, Web Services foram pensados como uma maneira de construir aplicação distribuídas mais facilmente. </w:t>
      </w:r>
      <w:r w:rsidR="00455FD0">
        <w:t>Esta tecno</w:t>
      </w:r>
      <w:r w:rsidR="00485683">
        <w:t>logia permite que aplicações se</w:t>
      </w:r>
      <w:r w:rsidR="00455FD0">
        <w:t xml:space="preserve"> integrem diretamente com outras aplicações. E a idéia básica é que essa conexão se dê sem que seja necessário efetuar grandes customizações nas próprias aplicações. Além disso, uma das premissas fundamentais é que o padrão usado pelas conexões seja aberto e independente de plataforma tecnológica ou linguagens de programação.</w:t>
      </w:r>
    </w:p>
    <w:p w:rsidR="00455FD0" w:rsidRPr="00455FD0" w:rsidRDefault="000E3641" w:rsidP="00A82584">
      <w:r>
        <w:t>Um WebS</w:t>
      </w:r>
      <w:r w:rsidR="00455FD0">
        <w:t>service, portanto, é um componente de software, ou uma unidade lógica de aplicação, que se comunica através de tecnologias padrões de Internet. Esse componente provê dados e serviços para outras aplicações. Essa tecnologia combina os melhores aspectos do desenvolvimento baseado em componentes e a Web. Como componentes, representam uma funcionalidade implementada em uma 'caixa-preta', que pode ser reutilizada sem a preocupação de como o serviço foi implementado. As aplicações acessam os Web Services através de protocolos e formatos de dados padrões, como HTTP, XML, SOAP e REST.</w:t>
      </w:r>
    </w:p>
    <w:p w:rsidR="00B113C4" w:rsidRPr="00B113C4" w:rsidRDefault="00B113C4" w:rsidP="00B113C4"/>
    <w:p w:rsidR="00262136" w:rsidRDefault="00AA6A7C" w:rsidP="00B023B7">
      <w:pPr>
        <w:pStyle w:val="Ttulo2"/>
      </w:pPr>
      <w:bookmarkStart w:id="36" w:name="_Toc332487368"/>
      <w:r>
        <w:t>3.6</w:t>
      </w:r>
      <w:r w:rsidR="00262136">
        <w:t>.1</w:t>
      </w:r>
      <w:r w:rsidR="00262136">
        <w:tab/>
      </w:r>
      <w:r w:rsidR="004168CC">
        <w:t>SOAP</w:t>
      </w:r>
      <w:bookmarkEnd w:id="36"/>
    </w:p>
    <w:p w:rsidR="00365E01" w:rsidRPr="00365E01" w:rsidRDefault="00365E01" w:rsidP="00365E01"/>
    <w:p w:rsidR="00F06CBA" w:rsidRDefault="00CE56FF" w:rsidP="008A149F">
      <w:r>
        <w:t>S</w:t>
      </w:r>
      <w:r w:rsidR="00697C7B">
        <w:t>OAP</w:t>
      </w:r>
      <w:r>
        <w:t xml:space="preserve"> é um protocolo leve destinado a troca de informações </w:t>
      </w:r>
      <w:r w:rsidR="008E0C3F">
        <w:t xml:space="preserve">estruturadas em um ambiente distribuído, ele utiliza o XML para definir a estrutura da mensagem que pode ser </w:t>
      </w:r>
      <w:r w:rsidR="008E0C3F">
        <w:lastRenderedPageBreak/>
        <w:t>trocada também em outros protocolos subjacentes, ele foi criado para ser independente de qualquer linguagem em especial.</w:t>
      </w:r>
      <w:r w:rsidR="00262136" w:rsidRPr="00262136">
        <w:rPr>
          <w:color w:val="FF0000"/>
        </w:rPr>
        <w:tab/>
      </w:r>
    </w:p>
    <w:p w:rsidR="00F06CBA" w:rsidRDefault="008E0C3F" w:rsidP="009B7318">
      <w:pPr>
        <w:ind w:firstLine="0"/>
        <w:jc w:val="center"/>
      </w:pPr>
      <w:r>
        <w:rPr>
          <w:noProof/>
          <w:lang w:eastAsia="pt-BR"/>
        </w:rPr>
        <w:drawing>
          <wp:inline distT="0" distB="0" distL="0" distR="0" wp14:anchorId="1FBC9450" wp14:editId="2092950F">
            <wp:extent cx="3105150" cy="1929295"/>
            <wp:effectExtent l="19050" t="0" r="0" b="0"/>
            <wp:docPr id="10" name="Imagem 9" descr="Soa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Message.PNG"/>
                    <pic:cNvPicPr/>
                  </pic:nvPicPr>
                  <pic:blipFill>
                    <a:blip r:embed="rId20" cstate="print"/>
                    <a:stretch>
                      <a:fillRect/>
                    </a:stretch>
                  </pic:blipFill>
                  <pic:spPr>
                    <a:xfrm>
                      <a:off x="0" y="0"/>
                      <a:ext cx="3110262" cy="1932471"/>
                    </a:xfrm>
                    <a:prstGeom prst="rect">
                      <a:avLst/>
                    </a:prstGeom>
                  </pic:spPr>
                </pic:pic>
              </a:graphicData>
            </a:graphic>
          </wp:inline>
        </w:drawing>
      </w:r>
    </w:p>
    <w:p w:rsidR="00C82A6E" w:rsidRPr="00F06CBA" w:rsidRDefault="00C82A6E" w:rsidP="002003D4">
      <w:pPr>
        <w:pStyle w:val="Legenda"/>
      </w:pPr>
      <w:bookmarkStart w:id="37" w:name="_Toc332487299"/>
      <w:r>
        <w:t xml:space="preserve">Figura </w:t>
      </w:r>
      <w:r w:rsidR="00FE58F8">
        <w:fldChar w:fldCharType="begin"/>
      </w:r>
      <w:r w:rsidR="00FE58F8">
        <w:instrText xml:space="preserve"> SEQ Figura \* ARABIC </w:instrText>
      </w:r>
      <w:r w:rsidR="00FE58F8">
        <w:fldChar w:fldCharType="separate"/>
      </w:r>
      <w:r w:rsidR="00594538">
        <w:rPr>
          <w:noProof/>
        </w:rPr>
        <w:t>9</w:t>
      </w:r>
      <w:r w:rsidR="00FE58F8">
        <w:rPr>
          <w:noProof/>
        </w:rPr>
        <w:fldChar w:fldCharType="end"/>
      </w:r>
      <w:r>
        <w:t xml:space="preserve"> – Mensagem Soap</w:t>
      </w:r>
      <w:bookmarkEnd w:id="37"/>
    </w:p>
    <w:p w:rsidR="00C82A6E" w:rsidRDefault="00C82A6E" w:rsidP="002003D4">
      <w:pPr>
        <w:pStyle w:val="Legenda"/>
      </w:pPr>
      <w:r>
        <w:t>Fonte: Sun, 2006</w:t>
      </w:r>
    </w:p>
    <w:p w:rsidR="00A12AAB" w:rsidRDefault="00A12AAB" w:rsidP="00C82A6E">
      <w:pPr>
        <w:pStyle w:val="Legenda"/>
      </w:pPr>
    </w:p>
    <w:p w:rsidR="007300F5" w:rsidRDefault="00A12AAB" w:rsidP="00C0202B">
      <w:pPr>
        <w:ind w:firstLine="709"/>
      </w:pPr>
      <w:r>
        <w:t>Na imagem acima podemos ver em detalhes do que consiste um envelope SOAP, primeiramente vemos na mensagem que ela possui uma parte inicial onde cont</w:t>
      </w:r>
      <w:r w:rsidR="009B5829">
        <w:t>é</w:t>
      </w:r>
      <w:r>
        <w:t xml:space="preserve">m a mensagem no formato XML, esta mensagem é dividida em dois blocos o Header e Body, </w:t>
      </w:r>
      <w:r w:rsidR="009B5829">
        <w:t>esses blocos podem ter n filhos para representar suas informações, o header não é obrigatório, nele normalmente são adicionadas informações sobre a mensagem, configurações e etc. No SOAP body são colocadas informações referentes ao conteúdo da mensagem em sí e dentro dele também é inserido uma tag especial para indicar se houve erro na mensagem o &lt;soap:fault&gt;, que é utilizado nas mensagens SOAP de resposta</w:t>
      </w:r>
      <w:r w:rsidR="007300F5">
        <w:t>.</w:t>
      </w:r>
      <w:r w:rsidR="000E3641">
        <w:t xml:space="preserve"> A mensagem possui esse formato devido a uma padronização estipulada pelo órgão W3C, para que todas as implementações desse protocolo tivesse este formato.</w:t>
      </w:r>
    </w:p>
    <w:p w:rsidR="00A12AAB" w:rsidRDefault="007300F5" w:rsidP="00C0202B">
      <w:pPr>
        <w:ind w:firstLine="709"/>
      </w:pPr>
      <w:r>
        <w:t>O protocolo SOAP possui duas versões a 1.1 e 1.2</w:t>
      </w:r>
      <w:r w:rsidR="000E3641">
        <w:t xml:space="preserve"> e</w:t>
      </w:r>
      <w:r>
        <w:t xml:space="preserve"> segue abaixo uma listagem com as diferenças entre o protocolo 1.1 e 1.2.</w:t>
      </w:r>
    </w:p>
    <w:p w:rsidR="007300F5" w:rsidRDefault="0044479A" w:rsidP="00FB57A1">
      <w:pPr>
        <w:pStyle w:val="PargrafodaLista"/>
        <w:numPr>
          <w:ilvl w:val="0"/>
          <w:numId w:val="9"/>
        </w:numPr>
        <w:jc w:val="left"/>
      </w:pPr>
      <w:r>
        <w:t>SOAP 1.2 não permite que qualquer elemento se</w:t>
      </w:r>
      <w:r w:rsidR="000E3641">
        <w:t xml:space="preserve"> ja</w:t>
      </w:r>
      <w:r>
        <w:t xml:space="preserve"> inserido após o corpo, enquanto SOAP 1.1 permite que isso seja feito.</w:t>
      </w:r>
    </w:p>
    <w:p w:rsidR="0044479A" w:rsidRDefault="00795EE8" w:rsidP="00FB57A1">
      <w:pPr>
        <w:pStyle w:val="PargrafodaLista"/>
        <w:numPr>
          <w:ilvl w:val="0"/>
          <w:numId w:val="9"/>
        </w:numPr>
      </w:pPr>
      <w:r>
        <w:t>SOAP 1.2 não permite que o atributo env:encondingStyle</w:t>
      </w:r>
      <w:r w:rsidR="00BA646E">
        <w:rPr>
          <w:rStyle w:val="Refdenotaderodap"/>
        </w:rPr>
        <w:footnoteReference w:id="2"/>
      </w:r>
      <w:r w:rsidR="00BA646E">
        <w:t xml:space="preserve"> </w:t>
      </w:r>
      <w:r>
        <w:t>apareça dentro da tag env:Envelope</w:t>
      </w:r>
      <w:r w:rsidR="00BA646E">
        <w:rPr>
          <w:rStyle w:val="Refdenotaderodap"/>
        </w:rPr>
        <w:footnoteReference w:id="3"/>
      </w:r>
      <w:r>
        <w:t>, enquanto SOAP 1.1 permite que ele seja exibido em qualquer elemento. SOAP 1.2 possui elementos específicos em que este atri</w:t>
      </w:r>
      <w:r w:rsidR="00E336BC">
        <w:t>buto possa</w:t>
      </w:r>
      <w:r>
        <w:t xml:space="preserve"> ser usado.</w:t>
      </w:r>
    </w:p>
    <w:p w:rsidR="00795EE8" w:rsidRDefault="00E336BC" w:rsidP="00FB57A1">
      <w:pPr>
        <w:pStyle w:val="PargrafodaLista"/>
        <w:numPr>
          <w:ilvl w:val="0"/>
          <w:numId w:val="9"/>
        </w:numPr>
      </w:pPr>
      <w:r>
        <w:lastRenderedPageBreak/>
        <w:t>SOAP 1.2 defina uma nova tag env:NotUnderstod</w:t>
      </w:r>
      <w:r w:rsidR="00BA646E">
        <w:rPr>
          <w:rStyle w:val="Refdenotaderodap"/>
        </w:rPr>
        <w:footnoteReference w:id="4"/>
      </w:r>
      <w:r>
        <w:t xml:space="preserve"> no elemento header para transmitir informação sobre um bloco de cabeçalho obrigatório que não poderiam ser processados.</w:t>
      </w:r>
    </w:p>
    <w:p w:rsidR="00DE038E" w:rsidRDefault="00DE038E" w:rsidP="00FB57A1">
      <w:pPr>
        <w:pStyle w:val="PargrafodaLista"/>
        <w:numPr>
          <w:ilvl w:val="0"/>
          <w:numId w:val="9"/>
        </w:numPr>
      </w:pPr>
      <w:r>
        <w:t>SOAP 1.2 fornec</w:t>
      </w:r>
      <w:r w:rsidR="00BA646E">
        <w:t>e</w:t>
      </w:r>
      <w:r>
        <w:t xml:space="preserve"> um novo código de falha DataEncodingUnknown</w:t>
      </w:r>
    </w:p>
    <w:p w:rsidR="00DE038E" w:rsidRDefault="00DE038E" w:rsidP="00FB57A1">
      <w:pPr>
        <w:pStyle w:val="PargrafodaLista"/>
        <w:numPr>
          <w:ilvl w:val="0"/>
          <w:numId w:val="9"/>
        </w:numPr>
      </w:pPr>
      <w:r>
        <w:t>Os namespacs definidos pelos dois protocolos são diferentes</w:t>
      </w:r>
    </w:p>
    <w:p w:rsidR="00DE038E" w:rsidRDefault="00DE038E" w:rsidP="00FB57A1">
      <w:pPr>
        <w:pStyle w:val="PargrafodaLista"/>
        <w:numPr>
          <w:ilvl w:val="0"/>
          <w:numId w:val="9"/>
        </w:numPr>
      </w:pPr>
      <w:r>
        <w:t>SOAP 1.2 substitui o atributo env:actor</w:t>
      </w:r>
      <w:r w:rsidR="00BA646E">
        <w:rPr>
          <w:rStyle w:val="Refdenotaderodap"/>
        </w:rPr>
        <w:footnoteReference w:id="5"/>
      </w:r>
      <w:r>
        <w:t xml:space="preserve"> pelo env:role, mas essenciamente com a mesma semântica.</w:t>
      </w:r>
    </w:p>
    <w:p w:rsidR="00DE038E" w:rsidRDefault="00DE038E" w:rsidP="00FB57A1">
      <w:pPr>
        <w:pStyle w:val="PargrafodaLista"/>
        <w:numPr>
          <w:ilvl w:val="0"/>
          <w:numId w:val="9"/>
        </w:numPr>
      </w:pPr>
      <w:r>
        <w:t>SOAP 1.2 define um novo atributo, env:relay, para os blocos de cabeçalho para indicar se os blocos de cabeçalho não transformado</w:t>
      </w:r>
      <w:r w:rsidR="007F20F3">
        <w:t>s devem ser enviados.</w:t>
      </w:r>
    </w:p>
    <w:p w:rsidR="007F20F3" w:rsidRDefault="007F20F3" w:rsidP="00FB57A1">
      <w:pPr>
        <w:pStyle w:val="PargrafodaLista"/>
        <w:numPr>
          <w:ilvl w:val="0"/>
          <w:numId w:val="9"/>
        </w:numPr>
      </w:pPr>
      <w:r>
        <w:t>SOAP 1.2 define dois novos papéis, “none” e “ultimateReceiver”, juntamente com um modelo mais detalhado de processamento de como estes se comportam.</w:t>
      </w:r>
    </w:p>
    <w:p w:rsidR="007F20F3" w:rsidRDefault="007F20F3" w:rsidP="00FB57A1">
      <w:pPr>
        <w:pStyle w:val="PargrafodaLista"/>
        <w:numPr>
          <w:ilvl w:val="0"/>
          <w:numId w:val="9"/>
        </w:numPr>
      </w:pPr>
      <w:r>
        <w:t>SOAP 1.2 retirou a notação de “.” Para os códigos de falha, que agora são simplesmente um nome em XML Qualificado, onde o prefixo do namespace é o namespace do envelope.</w:t>
      </w:r>
    </w:p>
    <w:p w:rsidR="007F20F3" w:rsidRPr="00B23DF8" w:rsidRDefault="007F20F3" w:rsidP="00FB57A1">
      <w:pPr>
        <w:pStyle w:val="PargrafodaLista"/>
        <w:numPr>
          <w:ilvl w:val="0"/>
          <w:numId w:val="9"/>
        </w:numPr>
      </w:pPr>
      <w:r>
        <w:t>SOAP 1.2 substituiu os códigos de erro “client” e “server” pelos códigos “sender” e “receiver”.</w:t>
      </w:r>
    </w:p>
    <w:p w:rsidR="00E336BC" w:rsidRDefault="00E336BC" w:rsidP="00DE038E">
      <w:pPr>
        <w:ind w:left="709" w:firstLine="709"/>
      </w:pPr>
      <w:r>
        <w:t>(W3, 2010)</w:t>
      </w:r>
    </w:p>
    <w:p w:rsidR="00697C7B" w:rsidRDefault="00697C7B" w:rsidP="00697C7B"/>
    <w:p w:rsidR="00697C7B" w:rsidRDefault="00AB2998" w:rsidP="007E77B6">
      <w:pPr>
        <w:ind w:firstLine="0"/>
        <w:jc w:val="left"/>
      </w:pPr>
      <w:r>
        <w:rPr>
          <w:noProof/>
          <w:lang w:eastAsia="pt-BR"/>
        </w:rPr>
        <w:lastRenderedPageBreak/>
        <w:drawing>
          <wp:inline distT="0" distB="0" distL="0" distR="0" wp14:anchorId="326D2BAE" wp14:editId="213173C7">
            <wp:extent cx="5760085" cy="7703820"/>
            <wp:effectExtent l="19050" t="0" r="0" b="0"/>
            <wp:docPr id="13" name="Imagem 12" descr="SOA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_PROCESS.png"/>
                    <pic:cNvPicPr/>
                  </pic:nvPicPr>
                  <pic:blipFill>
                    <a:blip r:embed="rId21" cstate="print"/>
                    <a:stretch>
                      <a:fillRect/>
                    </a:stretch>
                  </pic:blipFill>
                  <pic:spPr>
                    <a:xfrm>
                      <a:off x="0" y="0"/>
                      <a:ext cx="5760085" cy="7703820"/>
                    </a:xfrm>
                    <a:prstGeom prst="rect">
                      <a:avLst/>
                    </a:prstGeom>
                  </pic:spPr>
                </pic:pic>
              </a:graphicData>
            </a:graphic>
          </wp:inline>
        </w:drawing>
      </w:r>
    </w:p>
    <w:p w:rsidR="00B34852" w:rsidRDefault="00C82A6E" w:rsidP="002003D4">
      <w:pPr>
        <w:pStyle w:val="Legenda"/>
      </w:pPr>
      <w:bookmarkStart w:id="38" w:name="_Toc332487300"/>
      <w:r>
        <w:t xml:space="preserve">Figura </w:t>
      </w:r>
      <w:r w:rsidR="00FE58F8">
        <w:fldChar w:fldCharType="begin"/>
      </w:r>
      <w:r w:rsidR="00FE58F8">
        <w:instrText xml:space="preserve"> SEQ Figura \* ARABIC </w:instrText>
      </w:r>
      <w:r w:rsidR="00FE58F8">
        <w:fldChar w:fldCharType="separate"/>
      </w:r>
      <w:r w:rsidR="00594538">
        <w:rPr>
          <w:noProof/>
        </w:rPr>
        <w:t>10</w:t>
      </w:r>
      <w:r w:rsidR="00FE58F8">
        <w:rPr>
          <w:noProof/>
        </w:rPr>
        <w:fldChar w:fldCharType="end"/>
      </w:r>
      <w:r>
        <w:t xml:space="preserve"> – Troca de informações SOAP</w:t>
      </w:r>
      <w:bookmarkEnd w:id="38"/>
    </w:p>
    <w:p w:rsidR="00594538" w:rsidRPr="00594538" w:rsidRDefault="00594538" w:rsidP="00594538"/>
    <w:p w:rsidR="00B34852" w:rsidRDefault="00B34852" w:rsidP="00AB2998">
      <w:pPr>
        <w:ind w:firstLine="0"/>
      </w:pPr>
      <w:r>
        <w:lastRenderedPageBreak/>
        <w:t>Na imagem acima podemos ver um exemplo real de uma troca de mensagens utilizando SOAP 1.2, neste caso o cliente é um browser acessando a aplicação no servidor web que por sua vez consome os serviços de outro servidor utilizando o protocolo SOAP.</w:t>
      </w:r>
    </w:p>
    <w:p w:rsidR="00B34852" w:rsidRDefault="00B34852" w:rsidP="00AB2998">
      <w:pPr>
        <w:ind w:firstLine="0"/>
      </w:pPr>
      <w:r>
        <w:t>Com este protocolo os serviços ficam totalmente desacoplados de plataforma ou linguagem de programação.</w:t>
      </w:r>
    </w:p>
    <w:p w:rsidR="00110B99" w:rsidRDefault="00110B99" w:rsidP="00AB2998">
      <w:pPr>
        <w:ind w:firstLine="0"/>
      </w:pPr>
    </w:p>
    <w:p w:rsidR="00110B99" w:rsidRDefault="00110B99" w:rsidP="00110B99">
      <w:pPr>
        <w:pStyle w:val="Ttulo2"/>
      </w:pPr>
      <w:bookmarkStart w:id="39" w:name="_Toc332487369"/>
      <w:r>
        <w:t>3.6.1.1 WS</w:t>
      </w:r>
      <w:r w:rsidR="009A26F6">
        <w:t>-</w:t>
      </w:r>
      <w:r>
        <w:t>Security</w:t>
      </w:r>
      <w:bookmarkEnd w:id="39"/>
    </w:p>
    <w:p w:rsidR="009A26F6" w:rsidRDefault="009A26F6" w:rsidP="009A26F6">
      <w:pPr>
        <w:ind w:firstLine="709"/>
      </w:pPr>
      <w:r>
        <w:t xml:space="preserve">Em abril de 2002, a Microsoft Corporation, a IBM Corporation e a VeriSign Inc. uniram-se e publicaram um conjunto de novas especificações de segurança denominadas WS-Security para serviços Web, com o objetivo de que as empresas pudessem criar e construir aplicações de serviços Web com ampla interoperabilidade. </w:t>
      </w:r>
    </w:p>
    <w:p w:rsidR="009A26F6" w:rsidRDefault="009A26F6" w:rsidP="009A26F6">
      <w:pPr>
        <w:ind w:firstLine="709"/>
      </w:pPr>
      <w:r>
        <w:t xml:space="preserve">Em março de 2004, uma nova especificação do padrão WS-Security foi publicada, </w:t>
      </w:r>
      <w:r w:rsidRPr="009A26F6">
        <w:t>como “Web Services Security: SOAP Message Se</w:t>
      </w:r>
      <w:r>
        <w:t>curity 1.0”, pelo grupo OASIS</w:t>
      </w:r>
      <w:r w:rsidRPr="009A26F6">
        <w:t>(Organization for the Advancement of Structured Information Standards) que descreve</w:t>
      </w:r>
      <w:r>
        <w:t xml:space="preserve"> avanços na mensagem SOAP, ao especificar um perfil no uso da Assinatura XML(XML Signature) e da Criptografia XML(XML Encryption) para garantir integridade e confidencialidade para</w:t>
      </w:r>
      <w:r w:rsidR="008A149F">
        <w:t xml:space="preserve"> mensagens SOAP (OASIS, 2012</w:t>
      </w:r>
      <w:r>
        <w:t xml:space="preserve">). </w:t>
      </w:r>
    </w:p>
    <w:p w:rsidR="009A26F6" w:rsidRDefault="009A26F6" w:rsidP="009A26F6">
      <w:pPr>
        <w:ind w:firstLine="709"/>
      </w:pPr>
      <w:r>
        <w:t xml:space="preserve">WS-Security suporta, integra e unifica vários modelos, mecanismos e tecnologias de segurança em uso no mercado, permitindo que vários sistemas possam interoperar em plataformas e linguagens neutras. </w:t>
      </w:r>
    </w:p>
    <w:p w:rsidR="00110B99" w:rsidRDefault="009A26F6" w:rsidP="009A26F6">
      <w:pPr>
        <w:ind w:firstLine="709"/>
      </w:pPr>
      <w:r>
        <w:t xml:space="preserve">As novas especificações de segurança definem um conjunto de padrões para extensões SOAP ou para cabeçalhos de mensagens, utilizados para oferecer maior integridade, confidencialidade e autenticação das mensagens com o sistema de transmissão de mensagens SOAP.  </w:t>
      </w:r>
    </w:p>
    <w:p w:rsidR="008A149F" w:rsidRDefault="008A149F" w:rsidP="008A149F">
      <w:pPr>
        <w:ind w:firstLine="709"/>
      </w:pPr>
      <w:r>
        <w:t>A autenticação está relacionada à identificação do chamador. O WS-Security usa tokens de segurança para manter essas informações com um cabeçalho de segurança da mensagem SOAP. A integridade da mensagem é obtida com assinaturas digitais XML. Isso garante que partes da mensagem não tenham sido adulteradas após a assinatura do originador. A confidencialidade da mensagem é baseada na especificação de criptografia XML e garante que partes correspondentes da mensagem só possam ser compreendidas pelo(s) destinatário(s) desejado(s).</w:t>
      </w:r>
    </w:p>
    <w:p w:rsidR="008A149F" w:rsidRPr="00F06CBA" w:rsidRDefault="008A149F" w:rsidP="008A149F">
      <w:pPr>
        <w:ind w:firstLine="709"/>
      </w:pPr>
      <w:r>
        <w:t xml:space="preserve">A segurança é oferecida no próprio protocolo de troca de mensagens – SOAP. Com este recurso é possível uma mensagem passar por vários serviços Web ao longo do seu </w:t>
      </w:r>
      <w:r>
        <w:lastRenderedPageBreak/>
        <w:t>processamento. Suponha que um cliente A faça uma chamada a um serviço Web B, que faz outra chamada a um serviço Web C. Com informações de segurança embutido no protocolo de comunicação é possível atender os requisitos de segurança para este exemplo e muitas aplicações exigem (ROSENBERG, 2004).</w:t>
      </w:r>
    </w:p>
    <w:p w:rsidR="007F20F3" w:rsidRPr="00B23DF8" w:rsidRDefault="007F20F3" w:rsidP="008A149F">
      <w:pPr>
        <w:ind w:firstLine="709"/>
      </w:pPr>
    </w:p>
    <w:p w:rsidR="00262136" w:rsidRDefault="00AA6A7C" w:rsidP="00B023B7">
      <w:pPr>
        <w:pStyle w:val="Ttulo2"/>
      </w:pPr>
      <w:bookmarkStart w:id="40" w:name="_Toc332487370"/>
      <w:r>
        <w:t>3.6.2</w:t>
      </w:r>
      <w:r w:rsidR="00262136" w:rsidRPr="00B23DF8">
        <w:tab/>
      </w:r>
      <w:r w:rsidR="004168CC">
        <w:t>REST</w:t>
      </w:r>
      <w:bookmarkEnd w:id="40"/>
    </w:p>
    <w:p w:rsidR="005C5D8A" w:rsidRPr="005C5D8A" w:rsidRDefault="005C5D8A" w:rsidP="005C5D8A"/>
    <w:p w:rsidR="00262136" w:rsidRDefault="00262136" w:rsidP="00262136">
      <w:pPr>
        <w:ind w:firstLine="0"/>
      </w:pPr>
      <w:r w:rsidRPr="00B23DF8">
        <w:rPr>
          <w:color w:val="FF0000"/>
        </w:rPr>
        <w:tab/>
      </w:r>
      <w:r w:rsidR="00A96C9F">
        <w:t xml:space="preserve">O termo </w:t>
      </w:r>
      <w:r w:rsidR="00B24798">
        <w:t xml:space="preserve">REST </w:t>
      </w:r>
      <w:r w:rsidR="00A96C9F">
        <w:t>veio de uma tese de doutorado</w:t>
      </w:r>
      <w:r w:rsidR="00B24798">
        <w:t xml:space="preserve"> sobre a web escrita por Roy Fielding, publicado em 2000, é uma técnica de engenharia de software para troca de mensagens em sistemas distribuídos.</w:t>
      </w:r>
    </w:p>
    <w:p w:rsidR="00581EEB" w:rsidRDefault="00581EEB" w:rsidP="00262136">
      <w:pPr>
        <w:ind w:firstLine="0"/>
      </w:pPr>
      <w:r>
        <w:tab/>
        <w:t xml:space="preserve">REST não é considerado uma arquitetura </w:t>
      </w:r>
      <w:r w:rsidR="000D1871">
        <w:t>para desenvolvimento de software</w:t>
      </w:r>
      <w:r>
        <w:t xml:space="preserve">, mas sim um conjunto de normas que quando aplicada no desenvolvimento </w:t>
      </w:r>
      <w:r w:rsidR="00C775D6">
        <w:t>de sistemas cria uma arquitetura confiável e desacop</w:t>
      </w:r>
      <w:r w:rsidR="000D1871">
        <w:t>lada</w:t>
      </w:r>
      <w:r w:rsidR="002919A8">
        <w:t xml:space="preserve"> para</w:t>
      </w:r>
      <w:r w:rsidR="000D1871">
        <w:t xml:space="preserve"> troca de mensagens entre mesmos ou sistemas distintos</w:t>
      </w:r>
      <w:r w:rsidR="00C775D6">
        <w:t>.</w:t>
      </w:r>
    </w:p>
    <w:p w:rsidR="000D1871" w:rsidRDefault="00357795" w:rsidP="00226136">
      <w:pPr>
        <w:ind w:firstLine="709"/>
      </w:pPr>
      <w:r>
        <w:t xml:space="preserve">Existem algumas restrições que </w:t>
      </w:r>
      <w:r w:rsidR="00226136">
        <w:t>definem um sistema REST:</w:t>
      </w:r>
    </w:p>
    <w:p w:rsidR="00226136" w:rsidRDefault="00226136" w:rsidP="00FB57A1">
      <w:pPr>
        <w:pStyle w:val="PargrafodaLista"/>
        <w:numPr>
          <w:ilvl w:val="0"/>
          <w:numId w:val="11"/>
        </w:numPr>
      </w:pPr>
      <w:r>
        <w:t>O sistema deve ser cliente – servidor.</w:t>
      </w:r>
    </w:p>
    <w:p w:rsidR="00226136" w:rsidRDefault="007A0038" w:rsidP="00FB57A1">
      <w:pPr>
        <w:pStyle w:val="PargrafodaLista"/>
        <w:numPr>
          <w:ilvl w:val="0"/>
          <w:numId w:val="11"/>
        </w:numPr>
      </w:pPr>
      <w:r>
        <w:t>Não deve manter o estado da conexão, ou seja, as requisições devem ser independente umas das outras.</w:t>
      </w:r>
    </w:p>
    <w:p w:rsidR="007A0038" w:rsidRDefault="007A0038" w:rsidP="00FB57A1">
      <w:pPr>
        <w:pStyle w:val="PargrafodaLista"/>
        <w:numPr>
          <w:ilvl w:val="0"/>
          <w:numId w:val="11"/>
        </w:numPr>
      </w:pPr>
      <w:r>
        <w:t xml:space="preserve">Deve </w:t>
      </w:r>
      <w:r w:rsidR="00353B35">
        <w:t>implementar um</w:t>
      </w:r>
      <w:r>
        <w:t xml:space="preserve"> sistema de </w:t>
      </w:r>
      <w:r w:rsidR="00353B35">
        <w:t>cache e sua estrutura de rede deve suportar diversos níveis de cache.</w:t>
      </w:r>
    </w:p>
    <w:p w:rsidR="00353B35" w:rsidRDefault="00353B35" w:rsidP="00FB57A1">
      <w:pPr>
        <w:pStyle w:val="PargrafodaLista"/>
        <w:numPr>
          <w:ilvl w:val="0"/>
          <w:numId w:val="11"/>
        </w:numPr>
      </w:pPr>
      <w:r>
        <w:t xml:space="preserve">Tem que ser uniformemente </w:t>
      </w:r>
      <w:r w:rsidR="005E5148">
        <w:t>acessível, cada</w:t>
      </w:r>
      <w:r>
        <w:t xml:space="preserve"> recurso deve possuir um único endereço de acesso válido</w:t>
      </w:r>
      <w:r w:rsidR="002919A8">
        <w:t xml:space="preserve"> utilizando um conjunto de métodos pré-definidos: GET, POST, PUT e DELETE</w:t>
      </w:r>
      <w:r>
        <w:t>.</w:t>
      </w:r>
    </w:p>
    <w:p w:rsidR="00353B35" w:rsidRDefault="00353B35" w:rsidP="00FB57A1">
      <w:pPr>
        <w:pStyle w:val="PargrafodaLista"/>
        <w:numPr>
          <w:ilvl w:val="0"/>
          <w:numId w:val="11"/>
        </w:numPr>
      </w:pPr>
      <w:r>
        <w:t>Tem que ser construído em camadas e deve suportar escalabilidade.</w:t>
      </w:r>
    </w:p>
    <w:p w:rsidR="00353B35" w:rsidRDefault="00353B35" w:rsidP="00FB57A1">
      <w:pPr>
        <w:pStyle w:val="PargrafodaLista"/>
        <w:numPr>
          <w:ilvl w:val="0"/>
          <w:numId w:val="11"/>
        </w:numPr>
      </w:pPr>
      <w:r>
        <w:t xml:space="preserve">Deve fornecer código sobre demanda, embora esta é uma restrição opcional, aplicações </w:t>
      </w:r>
      <w:r w:rsidR="00494B7D">
        <w:t>podem ser construídas para carregar o código em tempo de execução, sob demanda, por exemplo os applets java.</w:t>
      </w:r>
    </w:p>
    <w:p w:rsidR="00494B7D" w:rsidRDefault="00494B7D" w:rsidP="00494B7D">
      <w:pPr>
        <w:ind w:firstLine="0"/>
      </w:pPr>
    </w:p>
    <w:p w:rsidR="00494B7D" w:rsidRDefault="00494B7D" w:rsidP="00B00A2F">
      <w:pPr>
        <w:ind w:firstLine="709"/>
      </w:pPr>
      <w:r>
        <w:t>Estas restrições não ditam qual tecnologia utilizar, elas só definem como os dados são transferidos entre os componentes e quais os benefícios de seguir estas restrições. Portanto um sistema REST pode ser implementado em qualquer arquitetura de rede disponível. REST é basicamente uma arquitetura sustentável, renovável e distribuída.</w:t>
      </w:r>
    </w:p>
    <w:p w:rsidR="00AA11DE" w:rsidRDefault="00AA11DE" w:rsidP="00B00A2F">
      <w:pPr>
        <w:ind w:left="709" w:firstLine="0"/>
      </w:pPr>
      <w:r>
        <w:t xml:space="preserve">Um recurso REST é algo que é endereçável pela internet. Por endereçável, entendemos que os recursos podem ser acessados e transferidos entre clientes e </w:t>
      </w:r>
      <w:r>
        <w:lastRenderedPageBreak/>
        <w:t>servidores. Posteriormente, um recurso é um mapeamento lógico temporal de um conceito para o problema domínio para o qual estamos a implementar uma solução.</w:t>
      </w:r>
    </w:p>
    <w:p w:rsidR="00F66D03" w:rsidRDefault="00F66D03" w:rsidP="00494B7D">
      <w:pPr>
        <w:ind w:firstLine="0"/>
      </w:pPr>
      <w:r>
        <w:tab/>
        <w:t>Os serviços REST são implementados normalmente sobre o protocolo HTTP, devido a essa implementação pode ser transmitido b</w:t>
      </w:r>
      <w:r w:rsidR="00F5403E">
        <w:t>asicamente qualquer tipo de informação. Os dados são trafegados utilizando TCP/IP e o navegador sabe interpretar os fluxos binários por causa do valor do Content-Type inserido no cabeçalho da mensagem de resposta do protocolo HTTP. Consequentemente em um sistema REST a representação de um recurso depende do tipo informado na chamada ao serviço</w:t>
      </w:r>
      <w:r w:rsidR="002919A8">
        <w:t xml:space="preserve"> </w:t>
      </w:r>
      <w:r w:rsidR="00F5403E">
        <w:t>(MIME type), que é especificado</w:t>
      </w:r>
      <w:r w:rsidR="0027167A">
        <w:t xml:space="preserve"> no protocolo da mensagem de requisição.</w:t>
      </w:r>
    </w:p>
    <w:p w:rsidR="00581EEB" w:rsidRDefault="002919A8" w:rsidP="00B00A2F">
      <w:pPr>
        <w:ind w:firstLine="709"/>
      </w:pPr>
      <w:r w:rsidRPr="002919A8">
        <w:t>Existe uma sem</w:t>
      </w:r>
      <w:r>
        <w:t>ântica estabelecida ao ní</w:t>
      </w:r>
      <w:r w:rsidRPr="002919A8">
        <w:t>vel da infraestrutura. No caso da Web,</w:t>
      </w:r>
      <w:r>
        <w:t xml:space="preserve"> intermediá</w:t>
      </w:r>
      <w:r w:rsidRPr="002919A8">
        <w:t>rios como as caches e proxies, podem agir de acordo com a opera</w:t>
      </w:r>
      <w:r>
        <w:t xml:space="preserve">ção </w:t>
      </w:r>
      <w:r w:rsidRPr="002919A8">
        <w:t>executada e contribuir para a escalabilidade de</w:t>
      </w:r>
      <w:r>
        <w:t xml:space="preserve"> toda a infraestrutura, sem afe</w:t>
      </w:r>
      <w:r w:rsidRPr="002919A8">
        <w:t>tar</w:t>
      </w:r>
      <w:r>
        <w:t xml:space="preserve"> </w:t>
      </w:r>
      <w:r w:rsidRPr="002919A8">
        <w:t>a defini</w:t>
      </w:r>
      <w:r>
        <w:t>ção</w:t>
      </w:r>
      <w:r w:rsidRPr="002919A8">
        <w:t xml:space="preserve"> da respectiva opera</w:t>
      </w:r>
      <w:r>
        <w:t>ção abstrata. Por exemplo, o mé</w:t>
      </w:r>
      <w:r w:rsidRPr="002919A8">
        <w:t>todo GET,</w:t>
      </w:r>
      <w:r>
        <w:t xml:space="preserve"> </w:t>
      </w:r>
      <w:r w:rsidRPr="002919A8">
        <w:t>idempotente por defini</w:t>
      </w:r>
      <w:r w:rsidR="00594538">
        <w:t>ção</w:t>
      </w:r>
      <w:r w:rsidRPr="002919A8">
        <w:t xml:space="preserve">, pode ser servido por caches </w:t>
      </w:r>
      <w:r w:rsidR="00594538">
        <w:t>intermé</w:t>
      </w:r>
      <w:r w:rsidRPr="002919A8">
        <w:t>dias sem interven</w:t>
      </w:r>
      <w:r w:rsidR="00594538">
        <w:t>ção do servidor responsá</w:t>
      </w:r>
      <w:r w:rsidRPr="002919A8">
        <w:t>vel pel</w:t>
      </w:r>
      <w:r w:rsidR="00594538">
        <w:t>o recurso. Por outro lado, os mé</w:t>
      </w:r>
      <w:r w:rsidRPr="002919A8">
        <w:t>todos POST,</w:t>
      </w:r>
      <w:r w:rsidR="00594538">
        <w:t xml:space="preserve"> PUT e DELETE só</w:t>
      </w:r>
      <w:r w:rsidRPr="002919A8">
        <w:t xml:space="preserve"> podem ser processados pelo servidor uma vez que alteram</w:t>
      </w:r>
      <w:r w:rsidR="00B00A2F">
        <w:t xml:space="preserve"> </w:t>
      </w:r>
      <w:r w:rsidRPr="002919A8">
        <w:t>o estado do recurso.</w:t>
      </w:r>
    </w:p>
    <w:p w:rsidR="00594538" w:rsidRDefault="00594538" w:rsidP="00B00A2F">
      <w:pPr>
        <w:ind w:firstLine="709"/>
      </w:pPr>
      <w:r>
        <w:t>S</w:t>
      </w:r>
      <w:r w:rsidRPr="00594538">
        <w:t>egundo a abordagem tradicional ao desenvolvimento</w:t>
      </w:r>
      <w:r>
        <w:t xml:space="preserve"> de Serviço</w:t>
      </w:r>
      <w:r w:rsidRPr="00594538">
        <w:t>s Web, os recursos est</w:t>
      </w:r>
      <w:r>
        <w:t>ão escondidos atrás de mé</w:t>
      </w:r>
      <w:r w:rsidRPr="00594538">
        <w:t>todos que</w:t>
      </w:r>
      <w:r>
        <w:t xml:space="preserve"> podem ser invocados. Num Serviço Web compatível com a arquite</w:t>
      </w:r>
      <w:r w:rsidRPr="00594538">
        <w:t>tura REST</w:t>
      </w:r>
      <w:r>
        <w:t xml:space="preserve"> </w:t>
      </w:r>
      <w:r w:rsidRPr="00594538">
        <w:t>os recursos a disponibilizar devem ser</w:t>
      </w:r>
      <w:r>
        <w:t xml:space="preserve"> expostos e ter uma identificaçã</w:t>
      </w:r>
      <w:r w:rsidRPr="00594538">
        <w:t>o global.</w:t>
      </w:r>
    </w:p>
    <w:p w:rsidR="00594538" w:rsidRDefault="00594538" w:rsidP="00594538">
      <w:pPr>
        <w:ind w:firstLine="0"/>
      </w:pPr>
      <w:r>
        <w:t>Um exemplo de URL’s de serviços REST pode ser visto abaixo:</w:t>
      </w:r>
    </w:p>
    <w:p w:rsidR="00F446AE" w:rsidRDefault="00F446AE" w:rsidP="00594538">
      <w:pPr>
        <w:ind w:firstLine="0"/>
      </w:pPr>
    </w:p>
    <w:p w:rsidR="00594538" w:rsidRPr="00F446AE" w:rsidRDefault="00594538" w:rsidP="00594538">
      <w:pPr>
        <w:ind w:firstLine="0"/>
        <w:rPr>
          <w:i/>
        </w:rPr>
      </w:pPr>
      <w:r w:rsidRPr="00F446AE">
        <w:rPr>
          <w:i/>
        </w:rPr>
        <w:t>http://endereco.exemplo.com.br/informacoesaluno/123456</w:t>
      </w:r>
    </w:p>
    <w:p w:rsidR="00594538" w:rsidRPr="00F446AE" w:rsidRDefault="00594538" w:rsidP="00594538">
      <w:pPr>
        <w:ind w:firstLine="0"/>
        <w:rPr>
          <w:i/>
        </w:rPr>
      </w:pPr>
      <w:r w:rsidRPr="00F446AE">
        <w:rPr>
          <w:i/>
        </w:rPr>
        <w:t>http://endereco.exemplo.com.br/informacoesaluno/4564654</w:t>
      </w:r>
    </w:p>
    <w:p w:rsidR="00594538" w:rsidRPr="00F446AE" w:rsidRDefault="00F446AE" w:rsidP="00594538">
      <w:pPr>
        <w:ind w:firstLine="0"/>
        <w:rPr>
          <w:i/>
        </w:rPr>
      </w:pPr>
      <w:r w:rsidRPr="00F446AE">
        <w:rPr>
          <w:i/>
        </w:rPr>
        <w:t>http://endereco.exemplo.com.br/informacoesaluno/6545454</w:t>
      </w:r>
    </w:p>
    <w:p w:rsidR="00F446AE" w:rsidRDefault="00F446AE" w:rsidP="00594538">
      <w:pPr>
        <w:ind w:firstLine="0"/>
      </w:pPr>
    </w:p>
    <w:p w:rsidR="00594538" w:rsidRPr="002919A8" w:rsidRDefault="00594538" w:rsidP="00594538">
      <w:pPr>
        <w:ind w:firstLine="0"/>
      </w:pPr>
      <w:r w:rsidRPr="00594538">
        <w:t>Depois de expostos os recursos, a intera</w:t>
      </w:r>
      <w:r>
        <w:t>ção é realizada utilizando as operaçõ</w:t>
      </w:r>
      <w:r w:rsidRPr="00594538">
        <w:t>es</w:t>
      </w:r>
      <w:r>
        <w:t xml:space="preserve"> gené</w:t>
      </w:r>
      <w:r w:rsidRPr="00594538">
        <w:t>ricas do protocolo HTTP. As</w:t>
      </w:r>
      <w:r>
        <w:t>sim, para obter a representação da informaçã</w:t>
      </w:r>
      <w:r w:rsidRPr="00594538">
        <w:t>o</w:t>
      </w:r>
      <w:r>
        <w:t xml:space="preserve"> </w:t>
      </w:r>
      <w:r w:rsidRPr="00594538">
        <w:t xml:space="preserve">relativa </w:t>
      </w:r>
      <w:r w:rsidR="00F446AE">
        <w:t>a um estudante, utiliza-se o mé</w:t>
      </w:r>
      <w:r>
        <w:t>todo GET sobre o URL concreta</w:t>
      </w:r>
      <w:r w:rsidRPr="00594538">
        <w:t>. Na</w:t>
      </w:r>
      <w:r>
        <w:t xml:space="preserve"> </w:t>
      </w:r>
      <w:r w:rsidR="00F446AE">
        <w:t>Figura 11 ilustra-se essa situaçã</w:t>
      </w:r>
      <w:r w:rsidRPr="00594538">
        <w:t>o.</w:t>
      </w:r>
    </w:p>
    <w:p w:rsidR="00594538" w:rsidRPr="002919A8" w:rsidRDefault="00594538" w:rsidP="00594538">
      <w:pPr>
        <w:ind w:firstLine="0"/>
      </w:pPr>
    </w:p>
    <w:p w:rsidR="00594538" w:rsidRPr="002919A8" w:rsidRDefault="00594538" w:rsidP="00594538">
      <w:pPr>
        <w:ind w:firstLine="0"/>
      </w:pPr>
      <w:r>
        <w:rPr>
          <w:noProof/>
          <w:lang w:eastAsia="pt-BR"/>
        </w:rPr>
        <w:lastRenderedPageBreak/>
        <w:drawing>
          <wp:inline distT="0" distB="0" distL="0" distR="0" wp14:anchorId="01334A4D" wp14:editId="27B61782">
            <wp:extent cx="5010922" cy="1837948"/>
            <wp:effectExtent l="19050" t="0" r="0" b="0"/>
            <wp:docPr id="49" name="Imagem 48" descr="mensage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Rest.png"/>
                    <pic:cNvPicPr/>
                  </pic:nvPicPr>
                  <pic:blipFill>
                    <a:blip r:embed="rId22" cstate="print"/>
                    <a:stretch>
                      <a:fillRect/>
                    </a:stretch>
                  </pic:blipFill>
                  <pic:spPr>
                    <a:xfrm>
                      <a:off x="0" y="0"/>
                      <a:ext cx="5010922" cy="1837948"/>
                    </a:xfrm>
                    <a:prstGeom prst="rect">
                      <a:avLst/>
                    </a:prstGeom>
                  </pic:spPr>
                </pic:pic>
              </a:graphicData>
            </a:graphic>
          </wp:inline>
        </w:drawing>
      </w:r>
    </w:p>
    <w:p w:rsidR="00AF4C64" w:rsidRDefault="00594538" w:rsidP="00594538">
      <w:pPr>
        <w:pStyle w:val="Legenda"/>
      </w:pPr>
      <w:bookmarkStart w:id="41" w:name="_Toc332487301"/>
      <w:r>
        <w:t xml:space="preserve">Figura </w:t>
      </w:r>
      <w:r w:rsidR="00FE58F8">
        <w:fldChar w:fldCharType="begin"/>
      </w:r>
      <w:r w:rsidR="00FE58F8">
        <w:instrText xml:space="preserve"> SEQ Figura \* ARABIC </w:instrText>
      </w:r>
      <w:r w:rsidR="00FE58F8">
        <w:fldChar w:fldCharType="separate"/>
      </w:r>
      <w:r>
        <w:rPr>
          <w:noProof/>
        </w:rPr>
        <w:t>11</w:t>
      </w:r>
      <w:r w:rsidR="00FE58F8">
        <w:rPr>
          <w:noProof/>
        </w:rPr>
        <w:fldChar w:fldCharType="end"/>
      </w:r>
      <w:r w:rsidR="00F446AE">
        <w:t xml:space="preserve"> - Resposta REST Serviç</w:t>
      </w:r>
      <w:r>
        <w:t>o</w:t>
      </w:r>
      <w:r w:rsidR="00F446AE">
        <w:t xml:space="preserve"> Consulta Aluno</w:t>
      </w:r>
      <w:bookmarkEnd w:id="41"/>
    </w:p>
    <w:p w:rsidR="00F446AE" w:rsidRDefault="00F446AE" w:rsidP="00F446AE">
      <w:pPr>
        <w:ind w:firstLine="0"/>
      </w:pPr>
    </w:p>
    <w:p w:rsidR="00F446AE" w:rsidRDefault="00F446AE" w:rsidP="00D32D68">
      <w:r>
        <w:t>Os mé</w:t>
      </w:r>
      <w:r w:rsidRPr="00F446AE">
        <w:t>todos</w:t>
      </w:r>
      <w:r w:rsidR="000E3641">
        <w:t xml:space="preserve"> restantes</w:t>
      </w:r>
      <w:r w:rsidRPr="00F446AE">
        <w:t xml:space="preserve"> do protoco</w:t>
      </w:r>
      <w:r>
        <w:t>lo HTTP permitem: pedir a criaçã</w:t>
      </w:r>
      <w:r w:rsidRPr="00F446AE">
        <w:t>o de</w:t>
      </w:r>
      <w:r w:rsidR="00D32D68">
        <w:t xml:space="preserve"> </w:t>
      </w:r>
      <w:r>
        <w:t>uma representaçã</w:t>
      </w:r>
      <w:r w:rsidRPr="00F446AE">
        <w:t>o para um novo recurso (POST); a</w:t>
      </w:r>
      <w:r>
        <w:t>tualizar a representaçã</w:t>
      </w:r>
      <w:r w:rsidRPr="00F446AE">
        <w:t>o</w:t>
      </w:r>
      <w:r w:rsidR="00D32D68">
        <w:t xml:space="preserve"> </w:t>
      </w:r>
      <w:r w:rsidRPr="00F446AE">
        <w:t>de um recurso existente (PUT); apagar um recurso (DELETE). Enquanto que</w:t>
      </w:r>
      <w:r w:rsidR="00D32D68">
        <w:t xml:space="preserve"> </w:t>
      </w:r>
      <w:r>
        <w:t>os mé</w:t>
      </w:r>
      <w:r w:rsidRPr="00F446AE">
        <w:t>todos DELETE e PUT operam diretamente sobre um recurso identificado</w:t>
      </w:r>
      <w:r w:rsidR="00D32D68">
        <w:t xml:space="preserve"> </w:t>
      </w:r>
      <w:r w:rsidRPr="00F446AE">
        <w:t>por um</w:t>
      </w:r>
      <w:r>
        <w:t>a URL, o método POST é</w:t>
      </w:r>
      <w:r w:rsidRPr="00F446AE">
        <w:t xml:space="preserve"> aplicado sobre um</w:t>
      </w:r>
      <w:r>
        <w:t>a URL disponibilizada</w:t>
      </w:r>
      <w:r w:rsidRPr="00F446AE">
        <w:t xml:space="preserve"> pelo servidor</w:t>
      </w:r>
      <w:r w:rsidR="00D32D68">
        <w:t xml:space="preserve"> </w:t>
      </w:r>
      <w:r>
        <w:t>para a criaçã</w:t>
      </w:r>
      <w:r w:rsidRPr="00F446AE">
        <w:t xml:space="preserve">o de novos recursos (ex: </w:t>
      </w:r>
      <w:r w:rsidR="00D32D68" w:rsidRPr="00D32D68">
        <w:rPr>
          <w:i/>
        </w:rPr>
        <w:t>http://endereco.exemplo.com.br/informacoesaluno/</w:t>
      </w:r>
      <w:r w:rsidRPr="00F446AE">
        <w:t>).</w:t>
      </w:r>
    </w:p>
    <w:p w:rsidR="00857E39" w:rsidRDefault="00D32D68" w:rsidP="00857E39">
      <w:r w:rsidRPr="00D32D68">
        <w:t>De uma forma resumida, REST representa um modelo de como a Web deve</w:t>
      </w:r>
      <w:r w:rsidR="005C5D8A">
        <w:t xml:space="preserve"> </w:t>
      </w:r>
      <w:r w:rsidRPr="00D32D68">
        <w:t>funcionar de forma a garantir os requisitos inicialmente estabelecidos, em particular</w:t>
      </w:r>
      <w:r w:rsidR="005C5D8A">
        <w:t xml:space="preserve"> </w:t>
      </w:r>
      <w:r w:rsidRPr="00D32D68">
        <w:t xml:space="preserve">as propriedades de escalabilidade e heterogeneidade. </w:t>
      </w:r>
    </w:p>
    <w:p w:rsidR="008244A6" w:rsidRDefault="008244A6" w:rsidP="008244A6">
      <w:r>
        <w:t xml:space="preserve">Na construção de serviços Web, esses serviços necessitam ser acessados em algum </w:t>
      </w:r>
    </w:p>
    <w:p w:rsidR="00B023B7" w:rsidRDefault="008244A6" w:rsidP="00857E39">
      <w:pPr>
        <w:ind w:firstLine="0"/>
      </w:pPr>
      <w:r>
        <w:t xml:space="preserve">lugar na Web por uma aplicação cliente. Uma forma de acessar um serviço Web é fazer com que a aplicação cliente conheça a URI (Uniform Resource Identifier) do serviço, desta maneira caracteriza o modo estático de localizar e acessar um serviço. Entretanto, quando a aplicação cliente não detém a localização de um serviço Web, este pode ser descoberto antes de ser acessado, caracterizando o modo dinâmico de descobrir a localização de um serviço. </w:t>
      </w:r>
      <w:r>
        <w:cr/>
        <w:t>O UDDI provê um método padronizado para a publicação e descoberta de informações sobre serviços Web. É uma iniciativa de criar um framework padrão para descrição de serviços, descoberta de negócios e integração de serviços comerciais focando na pesquisa e na arquitetura orientada a serviços (CHAPPELL, 2002).</w:t>
      </w:r>
    </w:p>
    <w:p w:rsidR="008003C9" w:rsidRDefault="008003C9" w:rsidP="008A4FDA">
      <w:pPr>
        <w:pStyle w:val="Ttulo1"/>
      </w:pPr>
    </w:p>
    <w:p w:rsidR="008003C9" w:rsidRDefault="008003C9" w:rsidP="008A4FDA">
      <w:pPr>
        <w:pStyle w:val="Ttulo1"/>
      </w:pPr>
    </w:p>
    <w:p w:rsidR="008003C9" w:rsidRDefault="008003C9" w:rsidP="008A4FDA">
      <w:pPr>
        <w:pStyle w:val="Ttulo1"/>
      </w:pPr>
    </w:p>
    <w:p w:rsidR="008003C9" w:rsidRDefault="008003C9" w:rsidP="008A4FDA">
      <w:pPr>
        <w:pStyle w:val="Ttulo1"/>
      </w:pPr>
    </w:p>
    <w:p w:rsidR="008003C9" w:rsidRDefault="008003C9" w:rsidP="008A4FDA">
      <w:pPr>
        <w:pStyle w:val="Ttulo1"/>
      </w:pPr>
    </w:p>
    <w:p w:rsidR="008A4FDA" w:rsidRDefault="00AA6A7C" w:rsidP="008A4FDA">
      <w:pPr>
        <w:pStyle w:val="Ttulo1"/>
      </w:pPr>
      <w:bookmarkStart w:id="42" w:name="_Toc332487371"/>
      <w:r>
        <w:lastRenderedPageBreak/>
        <w:t>4</w:t>
      </w:r>
      <w:r w:rsidR="008A4FDA">
        <w:tab/>
        <w:t>M</w:t>
      </w:r>
      <w:r w:rsidR="004168CC">
        <w:t xml:space="preserve">odelagem do </w:t>
      </w:r>
      <w:r w:rsidR="000E3641">
        <w:t>Sistema</w:t>
      </w:r>
      <w:r w:rsidR="008003C9">
        <w:t xml:space="preserve"> e Arquitetura</w:t>
      </w:r>
      <w:bookmarkEnd w:id="42"/>
    </w:p>
    <w:p w:rsidR="00FD4921" w:rsidRDefault="00FD4921" w:rsidP="00FD4921"/>
    <w:p w:rsidR="00B00A2F" w:rsidRDefault="00B00A2F" w:rsidP="00FD4921">
      <w:r>
        <w:t>Os próximos tópicos definem a documentação técnica do sistema de controle financeiro pessoal – Financial Mobile.</w:t>
      </w:r>
    </w:p>
    <w:p w:rsidR="00B00A2F" w:rsidRPr="00FD4921" w:rsidRDefault="00B00A2F" w:rsidP="00FD4921"/>
    <w:p w:rsidR="00A96C9F" w:rsidRDefault="00AA6A7C" w:rsidP="008C0454">
      <w:pPr>
        <w:pStyle w:val="Ttulo2"/>
      </w:pPr>
      <w:bookmarkStart w:id="43" w:name="_Toc332487372"/>
      <w:r>
        <w:t>4</w:t>
      </w:r>
      <w:r w:rsidR="008A4FDA">
        <w:t>.1</w:t>
      </w:r>
      <w:r w:rsidR="008A4FDA">
        <w:tab/>
      </w:r>
      <w:r w:rsidR="00EF5CDD">
        <w:t>Introdução</w:t>
      </w:r>
      <w:bookmarkEnd w:id="43"/>
    </w:p>
    <w:p w:rsidR="008C0454" w:rsidRPr="008C0454" w:rsidRDefault="008C0454" w:rsidP="008C0454"/>
    <w:p w:rsidR="00A96C9F" w:rsidRDefault="00A96C9F" w:rsidP="00A96C9F">
      <w:r>
        <w:t xml:space="preserve">O levantamento dos requisitos para modelagem do aplicativo deu-se a partir de entrevistas realizadas com pessoas que já utilizavam ferramentas de controle de finanças pessoais e de observação dos aplicativos existentes. O direcionamento tomado foi atender as necessidades sem deixar que a utilização da ferramenta ficasse complexa para o usuário. A interação é mínima mas suficiente, ficando a cargo do </w:t>
      </w:r>
      <w:r>
        <w:rPr>
          <w:i/>
        </w:rPr>
        <w:t>software</w:t>
      </w:r>
      <w:r>
        <w:t xml:space="preserve"> a maioria das rotinas.</w:t>
      </w:r>
    </w:p>
    <w:p w:rsidR="00A96C9F" w:rsidRDefault="00A96C9F" w:rsidP="00A96C9F">
      <w:r>
        <w:t xml:space="preserve">A documentação desta etapa foi realizada utilizando o padrão UML – </w:t>
      </w:r>
      <w:r w:rsidRPr="00B006FA">
        <w:rPr>
          <w:i/>
        </w:rPr>
        <w:t>Unified Modeling Language</w:t>
      </w:r>
      <w:r>
        <w:t xml:space="preserve"> – dando origem aos Digramas de Caso de Uso e de Classes, descritos nesta seção.</w:t>
      </w:r>
    </w:p>
    <w:p w:rsidR="00F67C39" w:rsidRPr="00F67C39" w:rsidRDefault="00F67C39" w:rsidP="00E95F8D"/>
    <w:p w:rsidR="008A4FDA" w:rsidRDefault="00AA6A7C" w:rsidP="008A4FDA">
      <w:pPr>
        <w:pStyle w:val="Ttulo2"/>
      </w:pPr>
      <w:bookmarkStart w:id="44" w:name="_Toc332487373"/>
      <w:r>
        <w:t>4</w:t>
      </w:r>
      <w:r w:rsidR="008A4FDA">
        <w:t>.2</w:t>
      </w:r>
      <w:r w:rsidR="008A4FDA">
        <w:tab/>
        <w:t>V</w:t>
      </w:r>
      <w:r w:rsidR="00EF5CDD">
        <w:t>isão</w:t>
      </w:r>
      <w:r w:rsidR="008A4FDA">
        <w:t xml:space="preserve"> G</w:t>
      </w:r>
      <w:r w:rsidR="00EF5CDD">
        <w:t>eral</w:t>
      </w:r>
      <w:bookmarkEnd w:id="44"/>
    </w:p>
    <w:p w:rsidR="00A96C9F" w:rsidRPr="00A96C9F" w:rsidRDefault="00A96C9F" w:rsidP="00A96C9F"/>
    <w:p w:rsidR="00D353A0" w:rsidRDefault="00A96C9F" w:rsidP="00D353A0">
      <w:r>
        <w:t xml:space="preserve">O </w:t>
      </w:r>
      <w:r w:rsidR="000E3641">
        <w:t>sistema</w:t>
      </w:r>
      <w:r>
        <w:t xml:space="preserve"> desenvolvido tem como finalidade controlar as finanças pessoais do usuário. O usuário pode interagir com o sistema através de duas interfaces, com acesso a internet utilizando um browser ou através do aplicativo instalado no celular</w:t>
      </w:r>
      <w:r w:rsidR="000E3641">
        <w:t>.</w:t>
      </w:r>
      <w:r>
        <w:t xml:space="preserve"> </w:t>
      </w:r>
      <w:r w:rsidR="000E3641">
        <w:t>A</w:t>
      </w:r>
      <w:r>
        <w:t xml:space="preserve">s duas interfaces possuem basicamente as mesmas funcionalidades, permitindo ao usuário que </w:t>
      </w:r>
      <w:r w:rsidR="001706E8">
        <w:t>informe</w:t>
      </w:r>
      <w:r>
        <w:t xml:space="preserve"> ou altere informações e gere relatórios</w:t>
      </w:r>
      <w:r w:rsidR="001706E8">
        <w:t>.</w:t>
      </w:r>
      <w:r>
        <w:t xml:space="preserve"> </w:t>
      </w:r>
      <w:r w:rsidR="001706E8">
        <w:t>O sistema permite</w:t>
      </w:r>
      <w:r>
        <w:t xml:space="preserve"> ao usuário a maior comodidade e conforto.</w:t>
      </w:r>
    </w:p>
    <w:p w:rsidR="00D353A0" w:rsidRPr="00D353A0" w:rsidRDefault="00D353A0" w:rsidP="00D353A0"/>
    <w:p w:rsidR="0074690D" w:rsidRDefault="005E795A" w:rsidP="00B46FAA">
      <w:pPr>
        <w:pStyle w:val="Ttulo2"/>
      </w:pPr>
      <w:bookmarkStart w:id="45" w:name="_Toc332487374"/>
      <w:r>
        <w:t>4</w:t>
      </w:r>
      <w:r w:rsidR="0074690D">
        <w:t>.</w:t>
      </w:r>
      <w:r w:rsidR="00B46FAA">
        <w:t>3</w:t>
      </w:r>
      <w:r w:rsidR="0074690D">
        <w:tab/>
      </w:r>
      <w:r w:rsidR="00B46FAA">
        <w:t>F</w:t>
      </w:r>
      <w:r w:rsidR="00BF531E">
        <w:t>erramentas</w:t>
      </w:r>
      <w:r w:rsidR="00B46FAA">
        <w:t xml:space="preserve"> U</w:t>
      </w:r>
      <w:r w:rsidR="00BF531E">
        <w:t>tilizadas</w:t>
      </w:r>
      <w:bookmarkEnd w:id="45"/>
    </w:p>
    <w:p w:rsidR="00A96C9F" w:rsidRDefault="00A96C9F" w:rsidP="00A96C9F"/>
    <w:p w:rsidR="00A96C9F" w:rsidRDefault="00A96C9F" w:rsidP="00A96C9F">
      <w:r>
        <w:t>Para o desenvolvimento da aplicação foi adotado a linguagem de programação Java (Sun, 20</w:t>
      </w:r>
      <w:r w:rsidR="00B00A2F">
        <w:t>12</w:t>
      </w:r>
      <w:r w:rsidR="001706E8">
        <w:t>),</w:t>
      </w:r>
      <w:r>
        <w:t xml:space="preserve"> o ambiente de desenv</w:t>
      </w:r>
      <w:r w:rsidR="00B00A2F">
        <w:t>olvimento Eclipse (Eclipse, 2012</w:t>
      </w:r>
      <w:r>
        <w:t>)</w:t>
      </w:r>
      <w:r w:rsidR="0069389E">
        <w:t xml:space="preserve"> e o containe</w:t>
      </w:r>
      <w:r w:rsidR="00B00A2F">
        <w:t>r web Apache Tomcat(Tomcat, 2012</w:t>
      </w:r>
      <w:r w:rsidR="0069389E">
        <w:t>) com Jbo</w:t>
      </w:r>
      <w:r w:rsidR="00B00A2F">
        <w:t>ss Embedded(Jboss Embedded, 2012</w:t>
      </w:r>
      <w:r w:rsidR="0069389E">
        <w:t>) instalado</w:t>
      </w:r>
      <w:r w:rsidR="00411FA7">
        <w:t xml:space="preserve"> para desenvolver a aplicação Web</w:t>
      </w:r>
      <w:r w:rsidR="001706E8">
        <w:t>. P</w:t>
      </w:r>
      <w:r w:rsidR="00411FA7">
        <w:t xml:space="preserve">ara a aplicação </w:t>
      </w:r>
      <w:r w:rsidR="00843106">
        <w:t>mo</w:t>
      </w:r>
      <w:r w:rsidR="00411FA7">
        <w:t>bile foi utilizado o ambiente de desenvo</w:t>
      </w:r>
      <w:r w:rsidR="00B00A2F">
        <w:t>lvimento NetBeans(Netbeans, 2012</w:t>
      </w:r>
      <w:r w:rsidR="00411FA7">
        <w:t>)</w:t>
      </w:r>
      <w:r w:rsidR="00843106">
        <w:t xml:space="preserve"> com JavaMe SDK 3.0 instalado</w:t>
      </w:r>
      <w:r>
        <w:t>.</w:t>
      </w:r>
      <w:r w:rsidR="00B00A2F">
        <w:t xml:space="preserve"> Para aplicação Android foi utilizado a IDE Eclipse com Android SDK. </w:t>
      </w:r>
      <w:r>
        <w:t xml:space="preserve">Além da familiaridade com a </w:t>
      </w:r>
      <w:r>
        <w:lastRenderedPageBreak/>
        <w:t xml:space="preserve">linguagem e seu potencial de portabilidade entre sistemas operacionais, o Java tem uma rica base de bibliotecas e </w:t>
      </w:r>
      <w:r w:rsidRPr="005B1EB6">
        <w:rPr>
          <w:i/>
        </w:rPr>
        <w:t>frameworks</w:t>
      </w:r>
      <w:r>
        <w:rPr>
          <w:rStyle w:val="Refdenotaderodap"/>
          <w:i/>
        </w:rPr>
        <w:footnoteReference w:id="6"/>
      </w:r>
      <w:r>
        <w:t xml:space="preserve"> que facilitam o processo de desenvolvimento, como as </w:t>
      </w:r>
      <w:r w:rsidR="001706E8">
        <w:t xml:space="preserve">que foram </w:t>
      </w:r>
      <w:r>
        <w:t>utilizadas no projeto:</w:t>
      </w:r>
    </w:p>
    <w:p w:rsidR="000A6B94" w:rsidRDefault="00863D11" w:rsidP="00FB57A1">
      <w:pPr>
        <w:pStyle w:val="PargrafodaLista"/>
        <w:numPr>
          <w:ilvl w:val="0"/>
          <w:numId w:val="10"/>
        </w:numPr>
      </w:pPr>
      <w:r>
        <w:t>JSF 1.2 -  Api para desenvolvimento de aplicações Web em Java que propicia um modelo de desenvolvimento baseado em componentes, ou seja, o estado da página é mantido no servidor possibilitando que seja vinculado componentes da página diretamente a objetos Java.</w:t>
      </w:r>
    </w:p>
    <w:p w:rsidR="00863D11" w:rsidRDefault="00863D11" w:rsidP="00FB57A1">
      <w:pPr>
        <w:pStyle w:val="PargrafodaLista"/>
        <w:numPr>
          <w:ilvl w:val="0"/>
          <w:numId w:val="10"/>
        </w:numPr>
      </w:pPr>
      <w:r w:rsidRPr="00863D11">
        <w:t>JBoss Rich Faces – Framework para desenvolvimento de</w:t>
      </w:r>
      <w:r>
        <w:t xml:space="preserve"> aplicações ricas para internet, </w:t>
      </w:r>
      <w:r w:rsidR="003C5E83">
        <w:t>este frameworkd oferece vários componentes para desenvolvimento Web com JSF que facilitam e aumentam a produtividade do desenlvolvedor.</w:t>
      </w:r>
    </w:p>
    <w:p w:rsidR="003C5E83" w:rsidRDefault="003C5E83" w:rsidP="00FB57A1">
      <w:pPr>
        <w:pStyle w:val="PargrafodaLista"/>
        <w:numPr>
          <w:ilvl w:val="0"/>
          <w:numId w:val="10"/>
        </w:numPr>
      </w:pPr>
      <w:r w:rsidRPr="003C5E83">
        <w:t>JBoss Seam – Framework para desenvolvime</w:t>
      </w:r>
      <w:r>
        <w:t>nto web em JSF, este framework adiciona ao JSF novos recursos, ele completa o JSF possibilitando ao desenvolvedor a utilização de recursos que o JSF puro não provê, deixando o código mais enxuto e elegante.</w:t>
      </w:r>
    </w:p>
    <w:p w:rsidR="003C5E83" w:rsidRDefault="003C5E83" w:rsidP="00FB57A1">
      <w:pPr>
        <w:pStyle w:val="PargrafodaLista"/>
        <w:numPr>
          <w:ilvl w:val="0"/>
          <w:numId w:val="10"/>
        </w:numPr>
      </w:pPr>
      <w:r w:rsidRPr="003C5E83">
        <w:t>Spring Framework – Framework para desenvolvimento de</w:t>
      </w:r>
      <w:r>
        <w:t xml:space="preserve"> aplicações Java que propicia ao desenvolvedor várias funcionalidades, como por exemplo:  Gerenciamento de transações, Injeção de dependências e outros recursos.</w:t>
      </w:r>
    </w:p>
    <w:p w:rsidR="003C5E83" w:rsidRDefault="003C5E83" w:rsidP="00FB57A1">
      <w:pPr>
        <w:pStyle w:val="PargrafodaLista"/>
        <w:numPr>
          <w:ilvl w:val="0"/>
          <w:numId w:val="10"/>
        </w:numPr>
      </w:pPr>
      <w:r w:rsidRPr="003C5E83">
        <w:t>Spring Security – Framework para autenticação e controle de</w:t>
      </w:r>
      <w:r>
        <w:t xml:space="preserve"> acesso de aplicações Java, este framework oferece vários recursos de autenticação e controle de acesso baseado e perfis.</w:t>
      </w:r>
    </w:p>
    <w:p w:rsidR="003C5E83" w:rsidRDefault="003C5E83" w:rsidP="00FB57A1">
      <w:pPr>
        <w:pStyle w:val="PargrafodaLista"/>
        <w:numPr>
          <w:ilvl w:val="0"/>
          <w:numId w:val="10"/>
        </w:numPr>
      </w:pPr>
      <w:r>
        <w:t>Hibernate –</w:t>
      </w:r>
      <w:r w:rsidR="00411FA7">
        <w:t xml:space="preserve"> Framework para mapeamento objeto relacional é um facilitador para se trabalhar com banco de dados em Java, oferece recursos para mapeamento de tabelas do banco de dados em objetos Java e diversos facilitadores para criação de consultas dinâmicas e permite que o sistema seja facilmente portável de um banco de dados para outro.</w:t>
      </w:r>
    </w:p>
    <w:p w:rsidR="00411FA7" w:rsidRDefault="00411FA7" w:rsidP="00FB57A1">
      <w:pPr>
        <w:pStyle w:val="PargrafodaLista"/>
        <w:numPr>
          <w:ilvl w:val="0"/>
          <w:numId w:val="10"/>
        </w:numPr>
      </w:pPr>
      <w:r>
        <w:t>Extjs – Biblioteca Java script para criação de interfaces web.</w:t>
      </w:r>
    </w:p>
    <w:p w:rsidR="00411FA7" w:rsidRDefault="00411FA7" w:rsidP="00FB57A1">
      <w:pPr>
        <w:pStyle w:val="PargrafodaLista"/>
        <w:numPr>
          <w:ilvl w:val="0"/>
          <w:numId w:val="10"/>
        </w:numPr>
      </w:pPr>
      <w:r w:rsidRPr="00411FA7">
        <w:t xml:space="preserve">JQuery – Biglioteca Java script crossbrowser </w:t>
      </w:r>
      <w:r>
        <w:t>que propicia uma sintaxe m</w:t>
      </w:r>
      <w:r w:rsidR="001706E8">
        <w:t>ais simples para utilização de J</w:t>
      </w:r>
      <w:r>
        <w:t>avascript.</w:t>
      </w:r>
    </w:p>
    <w:p w:rsidR="00411FA7" w:rsidRDefault="00411FA7" w:rsidP="00FB57A1">
      <w:pPr>
        <w:pStyle w:val="PargrafodaLista"/>
        <w:numPr>
          <w:ilvl w:val="0"/>
          <w:numId w:val="10"/>
        </w:numPr>
      </w:pPr>
      <w:r>
        <w:t>JAX-WS – Implementação Sun para se trabalhar com web services utilizando o protocolo SOAP em Java.</w:t>
      </w:r>
    </w:p>
    <w:p w:rsidR="00843106" w:rsidRDefault="00843106" w:rsidP="00FB57A1">
      <w:pPr>
        <w:pStyle w:val="PargrafodaLista"/>
        <w:numPr>
          <w:ilvl w:val="0"/>
          <w:numId w:val="10"/>
        </w:numPr>
      </w:pPr>
      <w:r>
        <w:t>LWUIT – Api JME para desenvolvimento de interfaces Java para celulares.</w:t>
      </w:r>
    </w:p>
    <w:p w:rsidR="00843106" w:rsidRDefault="00843106" w:rsidP="00FB57A1">
      <w:pPr>
        <w:pStyle w:val="PargrafodaLista"/>
        <w:numPr>
          <w:ilvl w:val="0"/>
          <w:numId w:val="10"/>
        </w:numPr>
      </w:pPr>
      <w:r>
        <w:t>KSOAP – Api para criação de clientes de web services SOAP em celulares utilizando a linguagem Java.</w:t>
      </w:r>
    </w:p>
    <w:p w:rsidR="00843106" w:rsidRDefault="00843106" w:rsidP="00FB57A1">
      <w:pPr>
        <w:pStyle w:val="PargrafodaLista"/>
        <w:numPr>
          <w:ilvl w:val="0"/>
          <w:numId w:val="10"/>
        </w:numPr>
      </w:pPr>
      <w:r>
        <w:t>FLOGGY – Api para persistência de dados em dispositivos móveis utilizando Java.</w:t>
      </w:r>
    </w:p>
    <w:p w:rsidR="001706E8" w:rsidRDefault="001706E8" w:rsidP="001706E8">
      <w:pPr>
        <w:pStyle w:val="PargrafodaLista"/>
        <w:numPr>
          <w:ilvl w:val="0"/>
          <w:numId w:val="10"/>
        </w:numPr>
      </w:pPr>
      <w:r>
        <w:lastRenderedPageBreak/>
        <w:t>MAVEN – Ferramenta para integração contínua de projetos, com esta ferramenta um projeto desenvolvido pode ser aberto em qualquer IDE que consiga ler projetos neste padrão.</w:t>
      </w:r>
    </w:p>
    <w:p w:rsidR="001706E8" w:rsidRDefault="001706E8" w:rsidP="001706E8">
      <w:pPr>
        <w:pStyle w:val="PargrafodaLista"/>
        <w:numPr>
          <w:ilvl w:val="0"/>
          <w:numId w:val="10"/>
        </w:numPr>
      </w:pPr>
      <w:r>
        <w:t>AJAX – Técnica para troca de mensagens assíncronas entre o cliente e o servidor, com esta técnica é possível que aja troca de mensagens entre o browser e o servidor de forma assíncrona, sem que o usuário tenha que esperar uma resposta.</w:t>
      </w:r>
    </w:p>
    <w:p w:rsidR="001706E8" w:rsidRDefault="001706E8" w:rsidP="001706E8"/>
    <w:p w:rsidR="001706E8" w:rsidRDefault="005E795A" w:rsidP="001706E8">
      <w:pPr>
        <w:pStyle w:val="Ttulo2"/>
      </w:pPr>
      <w:bookmarkStart w:id="46" w:name="_Toc332487375"/>
      <w:r>
        <w:t>4</w:t>
      </w:r>
      <w:r w:rsidR="001706E8">
        <w:t>.3.1</w:t>
      </w:r>
      <w:r w:rsidR="001706E8">
        <w:tab/>
        <w:t>Padrões Utilizados</w:t>
      </w:r>
      <w:bookmarkEnd w:id="46"/>
    </w:p>
    <w:p w:rsidR="001706E8" w:rsidRDefault="001706E8" w:rsidP="001706E8">
      <w:pPr>
        <w:pStyle w:val="PargrafodaLista"/>
        <w:ind w:left="709"/>
      </w:pPr>
      <w:r>
        <w:t>Para desenvolvimento do sistema foram utilizados alguns padrões de projetos como:</w:t>
      </w:r>
    </w:p>
    <w:p w:rsidR="001706E8" w:rsidRDefault="001706E8" w:rsidP="001706E8">
      <w:pPr>
        <w:pStyle w:val="PargrafodaLista"/>
        <w:numPr>
          <w:ilvl w:val="0"/>
          <w:numId w:val="10"/>
        </w:numPr>
      </w:pPr>
      <w:r>
        <w:t>DAO – Este é um padrão que consiste em manter toda estrutura de acesso a banco de dados em uma camada independente das demais camadas do projeto.</w:t>
      </w:r>
    </w:p>
    <w:p w:rsidR="001706E8" w:rsidRDefault="001706E8" w:rsidP="001706E8">
      <w:pPr>
        <w:pStyle w:val="PargrafodaLista"/>
        <w:numPr>
          <w:ilvl w:val="0"/>
          <w:numId w:val="10"/>
        </w:numPr>
      </w:pPr>
      <w:r>
        <w:t>SERVICE – Este padrão utiliza uma forma de exposição de métodos de regra de negócios através de serviços para a camada de visualização.</w:t>
      </w:r>
    </w:p>
    <w:p w:rsidR="00681389" w:rsidRDefault="00681389" w:rsidP="001706E8">
      <w:pPr>
        <w:pStyle w:val="PargrafodaLista"/>
        <w:ind w:left="709"/>
      </w:pPr>
    </w:p>
    <w:p w:rsidR="00681389" w:rsidRDefault="00681389" w:rsidP="00681389">
      <w:pPr>
        <w:pStyle w:val="Ttulo2"/>
      </w:pPr>
      <w:bookmarkStart w:id="47" w:name="_Toc332487376"/>
      <w:r>
        <w:t>4.3.2</w:t>
      </w:r>
      <w:r>
        <w:tab/>
        <w:t>Conceitos de SOA Utilizados</w:t>
      </w:r>
      <w:bookmarkEnd w:id="47"/>
    </w:p>
    <w:p w:rsidR="008003C9" w:rsidRDefault="002F0906" w:rsidP="00681389">
      <w:r>
        <w:t>Uma das principais vantagens do software, é sua disponibilidade em diferentes plataformas</w:t>
      </w:r>
      <w:r w:rsidR="008003C9">
        <w:t xml:space="preserve">, </w:t>
      </w:r>
      <w:r>
        <w:t>diante deste cenário, em que</w:t>
      </w:r>
      <w:r w:rsidR="008003C9">
        <w:t xml:space="preserve"> apl</w:t>
      </w:r>
      <w:r>
        <w:t>icações necessitam consumir e alimentar informações no sistema, foi adotado uma forma de comunicação entre as camadas de forma que a camada de apresentação é totalmente desacoplada da camada de regras de negócio, desta forma é muito fácil expor funcionalidades para que outras aplicações possam utilizar, isto foi feito adotando uma forma de comunicação homogênea e independente de plataforma.</w:t>
      </w:r>
    </w:p>
    <w:p w:rsidR="00681389" w:rsidRDefault="002F0906" w:rsidP="00681389">
      <w:r>
        <w:t>Na sua</w:t>
      </w:r>
      <w:r w:rsidR="00681389">
        <w:t xml:space="preserve"> camada de serviços</w:t>
      </w:r>
      <w:r w:rsidR="00904C67">
        <w:t>,</w:t>
      </w:r>
      <w:r w:rsidR="00681389">
        <w:t xml:space="preserve"> </w:t>
      </w:r>
      <w:r w:rsidR="00904C67">
        <w:t xml:space="preserve">existem </w:t>
      </w:r>
      <w:r w:rsidR="00681389">
        <w:t xml:space="preserve">funcionalidades expostas para consumo de </w:t>
      </w:r>
      <w:r w:rsidR="00904C67">
        <w:t>outras aplicações</w:t>
      </w:r>
      <w:r w:rsidR="00681389">
        <w:t xml:space="preserve">, </w:t>
      </w:r>
      <w:r w:rsidR="00904C67">
        <w:t>para exposição destes serviços foi adotado o protocolo</w:t>
      </w:r>
      <w:r w:rsidR="00681389">
        <w:t xml:space="preserve"> REST</w:t>
      </w:r>
      <w:r w:rsidR="00904C67">
        <w:t>, este protocolo foi adotado, pelo fato de ser possível a utilização de JSON, que é um formato de tráfego de informações mais leve que o XML, que é utilizado pelo protocolo SOAP, levando em consideração que algumas aplicações utilizaram internet móvel, a adoção de JSON trará um ganho de desempenho significável para a aplicação.</w:t>
      </w:r>
    </w:p>
    <w:p w:rsidR="00681389" w:rsidRDefault="00681389" w:rsidP="00681389">
      <w:r>
        <w:t xml:space="preserve">A integridade das informações </w:t>
      </w:r>
      <w:r w:rsidR="008003C9">
        <w:t>é</w:t>
      </w:r>
      <w:r w:rsidR="00104A20">
        <w:t xml:space="preserve"> garantida utilizando o protocolo HTTPS</w:t>
      </w:r>
      <w:r>
        <w:t>.</w:t>
      </w:r>
    </w:p>
    <w:p w:rsidR="00681389" w:rsidRPr="00681389" w:rsidRDefault="00681389" w:rsidP="00681389">
      <w:r>
        <w:t>A autenticação é feita utilizando o método OAUTH, que é um padrão de autenticação criado para se</w:t>
      </w:r>
      <w:r w:rsidR="00A968D4">
        <w:t xml:space="preserve"> trabalhar especificamente com protocolos que não mantem o estado da aplicação persistente</w:t>
      </w:r>
      <w:r>
        <w:t xml:space="preserve">. </w:t>
      </w:r>
    </w:p>
    <w:p w:rsidR="000A6B94" w:rsidRPr="00411FA7" w:rsidRDefault="000A6B94" w:rsidP="000A6B94"/>
    <w:p w:rsidR="008A4FDA" w:rsidRDefault="005E795A" w:rsidP="008A4FDA">
      <w:pPr>
        <w:pStyle w:val="Ttulo2"/>
      </w:pPr>
      <w:bookmarkStart w:id="48" w:name="_Toc332487377"/>
      <w:r>
        <w:lastRenderedPageBreak/>
        <w:t>4</w:t>
      </w:r>
      <w:r w:rsidR="008A4FDA">
        <w:t>.4</w:t>
      </w:r>
      <w:r w:rsidR="008A4FDA">
        <w:tab/>
        <w:t>D</w:t>
      </w:r>
      <w:r w:rsidR="00BF531E">
        <w:t>iagramas</w:t>
      </w:r>
      <w:r w:rsidR="00C751A9">
        <w:t xml:space="preserve"> UML</w:t>
      </w:r>
      <w:bookmarkEnd w:id="48"/>
    </w:p>
    <w:p w:rsidR="00E56572" w:rsidRDefault="00681389" w:rsidP="001737D4">
      <w:pPr>
        <w:spacing w:line="240" w:lineRule="auto"/>
      </w:pPr>
      <w:r>
        <w:t>Nos próximos tópicos serão apresentados os diagramas UML utilizados na documentação do sistema.</w:t>
      </w:r>
    </w:p>
    <w:p w:rsidR="00B00A2F" w:rsidRPr="00E56572" w:rsidRDefault="00B00A2F" w:rsidP="001737D4">
      <w:pPr>
        <w:spacing w:line="240" w:lineRule="auto"/>
      </w:pPr>
    </w:p>
    <w:p w:rsidR="0074690D" w:rsidRDefault="005E795A" w:rsidP="00B023B7">
      <w:pPr>
        <w:pStyle w:val="Ttulo2"/>
      </w:pPr>
      <w:bookmarkStart w:id="49" w:name="_Toc332487378"/>
      <w:r>
        <w:t>4</w:t>
      </w:r>
      <w:r w:rsidR="0074690D">
        <w:t>.4.1</w:t>
      </w:r>
      <w:r w:rsidR="0074690D">
        <w:tab/>
        <w:t>Casos de Uso</w:t>
      </w:r>
      <w:bookmarkEnd w:id="49"/>
    </w:p>
    <w:p w:rsidR="00843106" w:rsidRPr="00042B7E" w:rsidRDefault="00843106" w:rsidP="00843106">
      <w:r>
        <w:t xml:space="preserve">O diagrama de Casos de Uso é utilizado para auxiliar a comunicação entre analistas e o cliente do </w:t>
      </w:r>
      <w:r>
        <w:rPr>
          <w:i/>
        </w:rPr>
        <w:t>software</w:t>
      </w:r>
      <w:r>
        <w:t xml:space="preserve"> que está sendo especificado. Ele demonstra as principais funcionalidades que o aplicativo deve ter sem entrar em detalhes técnicos ou na solução do problema, sempre do ponto de vista do usuário (Guedes, 2008).</w:t>
      </w:r>
    </w:p>
    <w:p w:rsidR="00C3761E" w:rsidRDefault="00C3761E" w:rsidP="00C3761E">
      <w:r>
        <w:t xml:space="preserve">O diagrama do aplicativo é caracterizado pela presença de dois atores. De um lado o usuário comum, que é o usuário com </w:t>
      </w:r>
      <w:r w:rsidR="008246D0">
        <w:t>permissão</w:t>
      </w:r>
      <w:r>
        <w:t xml:space="preserve"> somente para a utilização do sistema. Do outro o </w:t>
      </w:r>
      <w:r>
        <w:rPr>
          <w:i/>
        </w:rPr>
        <w:t>usuário administrador</w:t>
      </w:r>
      <w:r>
        <w:t xml:space="preserve"> que é a o usuário com acessos administrativos</w:t>
      </w:r>
      <w:r w:rsidR="008246D0">
        <w:t xml:space="preserve"> com permissões para alteração de dados de todos os usuário</w:t>
      </w:r>
      <w:r w:rsidR="00F72648">
        <w:t>s</w:t>
      </w:r>
      <w:r w:rsidR="008246D0">
        <w:t xml:space="preserve"> e para cadastro de categorias</w:t>
      </w:r>
      <w:r>
        <w:t>.</w:t>
      </w:r>
    </w:p>
    <w:p w:rsidR="001706E8" w:rsidRDefault="001C27FD" w:rsidP="00C3761E">
      <w:r>
        <w:t>O sistema desenvolvido permite que o usuário faça o controle de seus gastos do dia-dia, através de duas interfaces acessando pela internet com um browser ou utilizando um dispositivo móvel com o aplicativo instalado.</w:t>
      </w:r>
    </w:p>
    <w:p w:rsidR="001C27FD" w:rsidRDefault="001C27FD" w:rsidP="00C3761E">
      <w:r>
        <w:t>Para desenvolvimento deste sistema foi utilizando princípios definidos na Arquitetura Orientada Serviços, expondo métodos de regra de negócios para o acesso via dispositivo móvel.</w:t>
      </w:r>
    </w:p>
    <w:p w:rsidR="00C3761E" w:rsidRDefault="00C3761E" w:rsidP="00C3761E">
      <w:r>
        <w:t>Nas Figuras 11 e 12 podemos ver como os atores interagem com os casos de uso e suas interdependências.</w:t>
      </w:r>
      <w:r w:rsidR="008246D0">
        <w:t xml:space="preserve"> </w:t>
      </w:r>
      <w:r>
        <w:t>Estes casos de uso são detalhados no Apêndice A.</w:t>
      </w:r>
    </w:p>
    <w:p w:rsidR="00843106" w:rsidRPr="00843106" w:rsidRDefault="00C0202B" w:rsidP="00C3761E">
      <w:pPr>
        <w:ind w:firstLine="0"/>
        <w:jc w:val="center"/>
      </w:pPr>
      <w:r>
        <w:rPr>
          <w:noProof/>
          <w:lang w:eastAsia="pt-BR"/>
        </w:rPr>
        <w:lastRenderedPageBreak/>
        <w:drawing>
          <wp:inline distT="0" distB="0" distL="0" distR="0" wp14:anchorId="0FB09E2A" wp14:editId="05B05843">
            <wp:extent cx="5760085" cy="5382564"/>
            <wp:effectExtent l="19050" t="0" r="0"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085" cy="5382564"/>
                    </a:xfrm>
                    <a:prstGeom prst="rect">
                      <a:avLst/>
                    </a:prstGeom>
                    <a:noFill/>
                    <a:ln w="9525">
                      <a:noFill/>
                      <a:miter lim="800000"/>
                      <a:headEnd/>
                      <a:tailEnd/>
                    </a:ln>
                  </pic:spPr>
                </pic:pic>
              </a:graphicData>
            </a:graphic>
          </wp:inline>
        </w:drawing>
      </w:r>
    </w:p>
    <w:p w:rsidR="00C3761E" w:rsidRDefault="00C3761E" w:rsidP="002003D4">
      <w:pPr>
        <w:pStyle w:val="Legenda"/>
        <w:spacing w:line="360" w:lineRule="auto"/>
        <w:ind w:firstLine="0"/>
      </w:pPr>
      <w:bookmarkStart w:id="50" w:name="_Toc246759265"/>
      <w:bookmarkStart w:id="51" w:name="_Toc332487302"/>
      <w:r>
        <w:t xml:space="preserve">Figura </w:t>
      </w:r>
      <w:r w:rsidR="00FE58F8">
        <w:fldChar w:fldCharType="begin"/>
      </w:r>
      <w:r w:rsidR="00FE58F8">
        <w:instrText xml:space="preserve"> SEQ Figura \* ARABIC </w:instrText>
      </w:r>
      <w:r w:rsidR="00FE58F8">
        <w:fldChar w:fldCharType="separate"/>
      </w:r>
      <w:r w:rsidR="00594538">
        <w:rPr>
          <w:noProof/>
        </w:rPr>
        <w:t>12</w:t>
      </w:r>
      <w:r w:rsidR="00FE58F8">
        <w:rPr>
          <w:noProof/>
        </w:rPr>
        <w:fldChar w:fldCharType="end"/>
      </w:r>
      <w:r>
        <w:t xml:space="preserve"> – Diagrama de casos de uso da aplicação</w:t>
      </w:r>
      <w:bookmarkEnd w:id="50"/>
      <w:r>
        <w:t xml:space="preserve"> Web</w:t>
      </w:r>
      <w:bookmarkEnd w:id="51"/>
    </w:p>
    <w:p w:rsidR="00E56572" w:rsidRDefault="00E56572" w:rsidP="001737D4">
      <w:pPr>
        <w:spacing w:line="240" w:lineRule="auto"/>
      </w:pPr>
    </w:p>
    <w:p w:rsidR="00E56572" w:rsidRDefault="00C0202B" w:rsidP="00C3761E">
      <w:pPr>
        <w:jc w:val="center"/>
      </w:pPr>
      <w:r>
        <w:rPr>
          <w:noProof/>
          <w:lang w:eastAsia="pt-BR"/>
        </w:rPr>
        <w:lastRenderedPageBreak/>
        <w:drawing>
          <wp:inline distT="0" distB="0" distL="0" distR="0" wp14:anchorId="5936B780" wp14:editId="232A91B1">
            <wp:extent cx="3776345" cy="5272405"/>
            <wp:effectExtent l="1905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76345" cy="5272405"/>
                    </a:xfrm>
                    <a:prstGeom prst="rect">
                      <a:avLst/>
                    </a:prstGeom>
                    <a:noFill/>
                    <a:ln w="9525">
                      <a:noFill/>
                      <a:miter lim="800000"/>
                      <a:headEnd/>
                      <a:tailEnd/>
                    </a:ln>
                  </pic:spPr>
                </pic:pic>
              </a:graphicData>
            </a:graphic>
          </wp:inline>
        </w:drawing>
      </w:r>
    </w:p>
    <w:p w:rsidR="00C3761E" w:rsidRDefault="00C82A6E" w:rsidP="002003D4">
      <w:pPr>
        <w:pStyle w:val="Legenda"/>
        <w:ind w:firstLine="0"/>
      </w:pPr>
      <w:bookmarkStart w:id="52" w:name="_Toc332487303"/>
      <w:r>
        <w:t xml:space="preserve">Figura </w:t>
      </w:r>
      <w:r w:rsidR="00FE58F8">
        <w:fldChar w:fldCharType="begin"/>
      </w:r>
      <w:r w:rsidR="00FE58F8">
        <w:instrText xml:space="preserve"> SEQ Figura \* ARABIC </w:instrText>
      </w:r>
      <w:r w:rsidR="00FE58F8">
        <w:fldChar w:fldCharType="separate"/>
      </w:r>
      <w:r w:rsidR="00594538">
        <w:rPr>
          <w:noProof/>
        </w:rPr>
        <w:t>13</w:t>
      </w:r>
      <w:r w:rsidR="00FE58F8">
        <w:rPr>
          <w:noProof/>
        </w:rPr>
        <w:fldChar w:fldCharType="end"/>
      </w:r>
      <w:r>
        <w:t xml:space="preserve"> – Diagrama de casos de uso da aplicação Mobile</w:t>
      </w:r>
      <w:bookmarkEnd w:id="52"/>
    </w:p>
    <w:p w:rsidR="00C82A6E" w:rsidRPr="00C82A6E" w:rsidRDefault="00C82A6E" w:rsidP="00C82A6E"/>
    <w:p w:rsidR="0074690D" w:rsidRDefault="005E795A" w:rsidP="0074690D">
      <w:pPr>
        <w:pStyle w:val="Ttulo3"/>
      </w:pPr>
      <w:bookmarkStart w:id="53" w:name="_Toc332487379"/>
      <w:r>
        <w:t>4</w:t>
      </w:r>
      <w:r w:rsidR="0074690D">
        <w:t>.4.2</w:t>
      </w:r>
      <w:r w:rsidR="0074690D">
        <w:tab/>
        <w:t>Diagrama de Classes</w:t>
      </w:r>
      <w:bookmarkEnd w:id="53"/>
    </w:p>
    <w:p w:rsidR="00155C0B" w:rsidRDefault="001D4665" w:rsidP="001D4665">
      <w:r>
        <w:t xml:space="preserve">O diagrama de classes é uma representação da estrutura e relações das classes que servem de modelo para os objetos ou entidades (Guedes, 2008). Aqui ele foi dividido em pacotes de forma a organizar as classes. </w:t>
      </w:r>
    </w:p>
    <w:p w:rsidR="001C27FD" w:rsidRDefault="001C27FD" w:rsidP="001D4665">
      <w:r>
        <w:t>O projeto foi divido em camadas, sendo a primeira uma camada responsável por acesso ao banco de dados, a segunda que é a camada de serviços que interage diretamente com a camada de acesso a dados é responsável por expor métodos de regra de negócios para a camada de visualização e por último a camada de visualização que é onde foi desenvolvido toda interface com o usuário.</w:t>
      </w:r>
    </w:p>
    <w:p w:rsidR="00FE58F8" w:rsidRDefault="00FE58F8" w:rsidP="001D4665"/>
    <w:p w:rsidR="00FE58F8" w:rsidRDefault="00FE58F8" w:rsidP="001D4665"/>
    <w:p w:rsidR="00155C0B" w:rsidRDefault="005E795A" w:rsidP="00B023B7">
      <w:pPr>
        <w:pStyle w:val="Ttulo2"/>
      </w:pPr>
      <w:bookmarkStart w:id="54" w:name="_Toc332487380"/>
      <w:r>
        <w:lastRenderedPageBreak/>
        <w:t>4</w:t>
      </w:r>
      <w:r w:rsidR="00155C0B">
        <w:t>.4.2.1 Web</w:t>
      </w:r>
      <w:bookmarkEnd w:id="54"/>
    </w:p>
    <w:p w:rsidR="00C0684D" w:rsidRDefault="00FE58F8" w:rsidP="00497429">
      <w:pPr>
        <w:ind w:firstLine="0"/>
        <w:jc w:val="center"/>
      </w:pPr>
      <w:r>
        <w:rPr>
          <w:noProof/>
          <w:lang w:eastAsia="pt-BR"/>
        </w:rPr>
        <w:drawing>
          <wp:inline distT="0" distB="0" distL="0" distR="0">
            <wp:extent cx="4352383" cy="692179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25">
                      <a:extLst>
                        <a:ext uri="{28A0092B-C50C-407E-A947-70E740481C1C}">
                          <a14:useLocalDpi xmlns:a14="http://schemas.microsoft.com/office/drawing/2010/main" val="0"/>
                        </a:ext>
                      </a:extLst>
                    </a:blip>
                    <a:stretch>
                      <a:fillRect/>
                    </a:stretch>
                  </pic:blipFill>
                  <pic:spPr>
                    <a:xfrm>
                      <a:off x="0" y="0"/>
                      <a:ext cx="4353895" cy="6924200"/>
                    </a:xfrm>
                    <a:prstGeom prst="rect">
                      <a:avLst/>
                    </a:prstGeom>
                  </pic:spPr>
                </pic:pic>
              </a:graphicData>
            </a:graphic>
          </wp:inline>
        </w:drawing>
      </w:r>
    </w:p>
    <w:p w:rsidR="00C82A6E" w:rsidRDefault="00C82A6E" w:rsidP="002003D4">
      <w:pPr>
        <w:pStyle w:val="Legenda"/>
        <w:ind w:firstLine="0"/>
      </w:pPr>
      <w:bookmarkStart w:id="55" w:name="_Toc332487304"/>
      <w:r>
        <w:t xml:space="preserve">Figura </w:t>
      </w:r>
      <w:r w:rsidR="00FE58F8">
        <w:fldChar w:fldCharType="begin"/>
      </w:r>
      <w:r w:rsidR="00FE58F8">
        <w:instrText xml:space="preserve"> SEQ Figura \* ARABIC </w:instrText>
      </w:r>
      <w:r w:rsidR="00FE58F8">
        <w:fldChar w:fldCharType="separate"/>
      </w:r>
      <w:r w:rsidR="00594538">
        <w:rPr>
          <w:noProof/>
        </w:rPr>
        <w:t>14</w:t>
      </w:r>
      <w:r w:rsidR="00FE58F8">
        <w:rPr>
          <w:noProof/>
        </w:rPr>
        <w:fldChar w:fldCharType="end"/>
      </w:r>
      <w:r>
        <w:t xml:space="preserve"> – Diagrama de classes do pacote </w:t>
      </w:r>
      <w:r w:rsidRPr="00C0684D">
        <w:rPr>
          <w:i/>
        </w:rPr>
        <w:t>br.com.financialmobile.bb</w:t>
      </w:r>
      <w:bookmarkEnd w:id="55"/>
    </w:p>
    <w:p w:rsidR="00C82A6E" w:rsidRDefault="00C82A6E" w:rsidP="00C91D94">
      <w:pPr>
        <w:ind w:firstLine="0"/>
      </w:pPr>
    </w:p>
    <w:p w:rsidR="00C91D94" w:rsidRPr="00C91D94" w:rsidRDefault="00C91D94" w:rsidP="00C91D94">
      <w:pPr>
        <w:ind w:firstLine="0"/>
      </w:pPr>
      <w:r>
        <w:t>As classes representadas no pacote acima são responsáveis por manter o estado das páginas web, nesse contexto cada página web possui uma classe para representar seu estado e fazer a interface da página com as camadas subseqüentes.</w:t>
      </w:r>
    </w:p>
    <w:p w:rsidR="00BF531E" w:rsidRPr="00BF531E" w:rsidRDefault="00C0684D" w:rsidP="00C0684D">
      <w:pPr>
        <w:ind w:firstLine="0"/>
      </w:pPr>
      <w:r>
        <w:rPr>
          <w:noProof/>
          <w:lang w:eastAsia="pt-BR"/>
        </w:rPr>
        <w:lastRenderedPageBreak/>
        <w:drawing>
          <wp:inline distT="0" distB="0" distL="0" distR="0" wp14:anchorId="000BF814" wp14:editId="6638CCFD">
            <wp:extent cx="5555411" cy="5357004"/>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556587" cy="535813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6" w:name="_Toc332487305"/>
      <w:r>
        <w:t xml:space="preserve">Figura </w:t>
      </w:r>
      <w:r w:rsidR="00FE58F8">
        <w:fldChar w:fldCharType="begin"/>
      </w:r>
      <w:r w:rsidR="00FE58F8">
        <w:instrText xml:space="preserve"> SEQ Figura \* ARABIC </w:instrText>
      </w:r>
      <w:r w:rsidR="00FE58F8">
        <w:fldChar w:fldCharType="separate"/>
      </w:r>
      <w:r w:rsidR="00594538">
        <w:rPr>
          <w:noProof/>
        </w:rPr>
        <w:t>15</w:t>
      </w:r>
      <w:r w:rsidR="00FE58F8">
        <w:rPr>
          <w:noProof/>
        </w:rPr>
        <w:fldChar w:fldCharType="end"/>
      </w:r>
      <w:r>
        <w:t xml:space="preserve"> – Diagrama de classes do pacote </w:t>
      </w:r>
      <w:r w:rsidRPr="00C0684D">
        <w:rPr>
          <w:i/>
        </w:rPr>
        <w:t>br.com.financialmobile.</w:t>
      </w:r>
      <w:r>
        <w:rPr>
          <w:i/>
        </w:rPr>
        <w:t>converter</w:t>
      </w:r>
      <w:bookmarkEnd w:id="56"/>
    </w:p>
    <w:p w:rsidR="00C82A6E" w:rsidRPr="00C82A6E" w:rsidRDefault="00C82A6E" w:rsidP="00C82A6E"/>
    <w:p w:rsidR="00097296" w:rsidRDefault="00C91D94" w:rsidP="00C91D94">
      <w:pPr>
        <w:ind w:firstLine="0"/>
      </w:pPr>
      <w:r>
        <w:t>As classes do pacote acima são classes conversoras, responsáveis por converter campos de texto das páginas em objetos Java.</w:t>
      </w:r>
    </w:p>
    <w:p w:rsidR="00097296" w:rsidRPr="00097296" w:rsidRDefault="00497429" w:rsidP="00097296">
      <w:pPr>
        <w:ind w:firstLine="0"/>
      </w:pPr>
      <w:r>
        <w:rPr>
          <w:noProof/>
          <w:lang w:eastAsia="pt-BR"/>
        </w:rPr>
        <w:lastRenderedPageBreak/>
        <w:drawing>
          <wp:inline distT="0" distB="0" distL="0" distR="0" wp14:anchorId="2C1CE8D2" wp14:editId="6C1C7868">
            <wp:extent cx="5598543" cy="6107502"/>
            <wp:effectExtent l="0" t="0" r="0" b="0"/>
            <wp:docPr id="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0297" cy="6109416"/>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7" w:name="_Toc332487306"/>
      <w:r>
        <w:t xml:space="preserve">Figura </w:t>
      </w:r>
      <w:r w:rsidR="00FE58F8">
        <w:fldChar w:fldCharType="begin"/>
      </w:r>
      <w:r w:rsidR="00FE58F8">
        <w:instrText xml:space="preserve"> SEQ Figura \* ARABIC </w:instrText>
      </w:r>
      <w:r w:rsidR="00FE58F8">
        <w:fldChar w:fldCharType="separate"/>
      </w:r>
      <w:r w:rsidR="00594538">
        <w:rPr>
          <w:noProof/>
        </w:rPr>
        <w:t>16</w:t>
      </w:r>
      <w:r w:rsidR="00FE58F8">
        <w:rPr>
          <w:noProof/>
        </w:rPr>
        <w:fldChar w:fldCharType="end"/>
      </w:r>
      <w:r>
        <w:t xml:space="preserve"> – Diagrama de classes do pacote </w:t>
      </w:r>
      <w:r w:rsidRPr="00C0684D">
        <w:rPr>
          <w:i/>
        </w:rPr>
        <w:t>br.com.financialmobile.</w:t>
      </w:r>
      <w:r>
        <w:rPr>
          <w:i/>
        </w:rPr>
        <w:t>dao</w:t>
      </w:r>
      <w:bookmarkEnd w:id="57"/>
    </w:p>
    <w:p w:rsidR="00C82A6E" w:rsidRPr="00C82A6E" w:rsidRDefault="00C82A6E" w:rsidP="00C82A6E"/>
    <w:p w:rsidR="00C91D94" w:rsidRDefault="00C91D94" w:rsidP="00C91D94">
      <w:pPr>
        <w:ind w:firstLine="0"/>
      </w:pPr>
      <w:r>
        <w:t xml:space="preserve">As classes do pacote acima são responsáveis pelas operações </w:t>
      </w:r>
      <w:r w:rsidR="00F25A62">
        <w:t>do sistema com o banco de dados, a classe principal deste pacote é a AbstractDao que possui todos os métodos básicos como inserção, consulta, atualização e delete de um objeto específico, esta classe é genérica de forma que as outras classes que herdam dela não precisem reimplementar estes métodos</w:t>
      </w:r>
      <w:r>
        <w:t>.</w:t>
      </w:r>
    </w:p>
    <w:p w:rsidR="00F25A62" w:rsidRPr="00C91D94" w:rsidRDefault="00F25A62" w:rsidP="00C91D94">
      <w:pPr>
        <w:ind w:firstLine="0"/>
      </w:pPr>
    </w:p>
    <w:p w:rsidR="00097296" w:rsidRPr="00097296" w:rsidRDefault="00097296" w:rsidP="00097296">
      <w:pPr>
        <w:ind w:firstLine="0"/>
      </w:pPr>
      <w:r>
        <w:rPr>
          <w:noProof/>
          <w:lang w:eastAsia="pt-BR"/>
        </w:rPr>
        <w:lastRenderedPageBreak/>
        <w:drawing>
          <wp:inline distT="0" distB="0" distL="0" distR="0" wp14:anchorId="1B442FDC" wp14:editId="21ECCAFD">
            <wp:extent cx="5760085" cy="1293568"/>
            <wp:effectExtent l="1905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129356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8" w:name="_Toc332487307"/>
      <w:r>
        <w:t xml:space="preserve">Figura </w:t>
      </w:r>
      <w:r w:rsidR="00FE58F8">
        <w:fldChar w:fldCharType="begin"/>
      </w:r>
      <w:r w:rsidR="00FE58F8">
        <w:instrText xml:space="preserve"> SEQ Figura \* ARABIC </w:instrText>
      </w:r>
      <w:r w:rsidR="00FE58F8">
        <w:fldChar w:fldCharType="separate"/>
      </w:r>
      <w:r w:rsidR="00594538">
        <w:rPr>
          <w:noProof/>
        </w:rPr>
        <w:t>17</w:t>
      </w:r>
      <w:r w:rsidR="00FE58F8">
        <w:rPr>
          <w:noProof/>
        </w:rPr>
        <w:fldChar w:fldCharType="end"/>
      </w:r>
      <w:r>
        <w:t xml:space="preserve"> – Diagrama de classes do pacote </w:t>
      </w:r>
      <w:r w:rsidRPr="00C0684D">
        <w:rPr>
          <w:i/>
        </w:rPr>
        <w:t>br.com.financialmobile.</w:t>
      </w:r>
      <w:r>
        <w:rPr>
          <w:i/>
        </w:rPr>
        <w:t>exceptions</w:t>
      </w:r>
      <w:bookmarkEnd w:id="58"/>
    </w:p>
    <w:p w:rsidR="00C82A6E" w:rsidRPr="00C82A6E" w:rsidRDefault="00C82A6E" w:rsidP="00C82A6E"/>
    <w:p w:rsidR="00F25A62" w:rsidRDefault="00F25A62" w:rsidP="00F25A62">
      <w:pPr>
        <w:ind w:firstLine="0"/>
      </w:pPr>
      <w:r>
        <w:t>As classes do pacote acima são utilizadas para tratamento de exceções no sistema.</w:t>
      </w:r>
    </w:p>
    <w:p w:rsidR="00EC0F2A" w:rsidRPr="00F25A62" w:rsidRDefault="00EC0F2A" w:rsidP="00F25A62">
      <w:pPr>
        <w:ind w:firstLine="0"/>
      </w:pPr>
    </w:p>
    <w:p w:rsidR="009A5406" w:rsidRDefault="00F25A62" w:rsidP="009A5406">
      <w:pPr>
        <w:ind w:firstLine="0"/>
        <w:jc w:val="center"/>
      </w:pPr>
      <w:r>
        <w:rPr>
          <w:noProof/>
          <w:lang w:eastAsia="pt-BR"/>
        </w:rPr>
        <w:drawing>
          <wp:inline distT="0" distB="0" distL="0" distR="0" wp14:anchorId="14340B01" wp14:editId="2B96D698">
            <wp:extent cx="5693434" cy="3518853"/>
            <wp:effectExtent l="0" t="0" r="0" b="0"/>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96565" cy="3520788"/>
                    </a:xfrm>
                    <a:prstGeom prst="rect">
                      <a:avLst/>
                    </a:prstGeom>
                    <a:noFill/>
                    <a:ln w="9525">
                      <a:noFill/>
                      <a:miter lim="800000"/>
                      <a:headEnd/>
                      <a:tailEnd/>
                    </a:ln>
                  </pic:spPr>
                </pic:pic>
              </a:graphicData>
            </a:graphic>
          </wp:inline>
        </w:drawing>
      </w:r>
    </w:p>
    <w:p w:rsidR="00EC0F2A" w:rsidRDefault="00C82A6E" w:rsidP="002003D4">
      <w:pPr>
        <w:pStyle w:val="Legenda"/>
        <w:ind w:firstLine="0"/>
        <w:rPr>
          <w:i/>
        </w:rPr>
      </w:pPr>
      <w:bookmarkStart w:id="59" w:name="_Toc332487308"/>
      <w:r>
        <w:t xml:space="preserve">Figura </w:t>
      </w:r>
      <w:r w:rsidR="00FE58F8">
        <w:fldChar w:fldCharType="begin"/>
      </w:r>
      <w:r w:rsidR="00FE58F8">
        <w:instrText xml:space="preserve"> SEQ Figura \* ARABIC </w:instrText>
      </w:r>
      <w:r w:rsidR="00FE58F8">
        <w:fldChar w:fldCharType="separate"/>
      </w:r>
      <w:r w:rsidR="00594538">
        <w:rPr>
          <w:noProof/>
        </w:rPr>
        <w:t>18</w:t>
      </w:r>
      <w:r w:rsidR="00FE58F8">
        <w:rPr>
          <w:noProof/>
        </w:rPr>
        <w:fldChar w:fldCharType="end"/>
      </w:r>
      <w:r>
        <w:t xml:space="preserve"> – Diagrama de classes do pacote </w:t>
      </w:r>
      <w:r w:rsidRPr="00C0684D">
        <w:rPr>
          <w:i/>
        </w:rPr>
        <w:t>br.com.financialmobile.</w:t>
      </w:r>
      <w:r>
        <w:rPr>
          <w:i/>
        </w:rPr>
        <w:t>model</w:t>
      </w:r>
      <w:bookmarkEnd w:id="59"/>
    </w:p>
    <w:p w:rsidR="00C82A6E" w:rsidRPr="00C82A6E" w:rsidRDefault="00C82A6E" w:rsidP="00C82A6E"/>
    <w:p w:rsidR="00EC0F2A" w:rsidRPr="00EC0F2A" w:rsidRDefault="002A35D2" w:rsidP="002A35D2">
      <w:pPr>
        <w:ind w:firstLine="0"/>
      </w:pPr>
      <w:r>
        <w:t>As classes do diagrama acima são utilizadas para fazer o mapeamento objeto relacional entre as tabelas do sistema no banco de dados e os objetos Java no sistema.</w:t>
      </w:r>
    </w:p>
    <w:p w:rsidR="009A5406" w:rsidRDefault="009A5406" w:rsidP="009A5406">
      <w:pPr>
        <w:ind w:firstLine="0"/>
        <w:jc w:val="center"/>
      </w:pPr>
      <w:r>
        <w:rPr>
          <w:noProof/>
          <w:lang w:eastAsia="pt-BR"/>
        </w:rPr>
        <w:lastRenderedPageBreak/>
        <w:drawing>
          <wp:inline distT="0" distB="0" distL="0" distR="0" wp14:anchorId="54B345A8" wp14:editId="7C841FF6">
            <wp:extent cx="2390775" cy="2362200"/>
            <wp:effectExtent l="19050" t="0" r="9525"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390775" cy="2362200"/>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60" w:name="_Toc332487309"/>
      <w:r>
        <w:t xml:space="preserve">Figura </w:t>
      </w:r>
      <w:r w:rsidR="00FE58F8">
        <w:fldChar w:fldCharType="begin"/>
      </w:r>
      <w:r w:rsidR="00FE58F8">
        <w:instrText xml:space="preserve"> SEQ Figura \* ARABIC </w:instrText>
      </w:r>
      <w:r w:rsidR="00FE58F8">
        <w:fldChar w:fldCharType="separate"/>
      </w:r>
      <w:r w:rsidR="00594538">
        <w:rPr>
          <w:noProof/>
        </w:rPr>
        <w:t>19</w:t>
      </w:r>
      <w:r w:rsidR="00FE58F8">
        <w:rPr>
          <w:noProof/>
        </w:rPr>
        <w:fldChar w:fldCharType="end"/>
      </w:r>
      <w:r>
        <w:t xml:space="preserve"> – Diagrama de classes do pacote </w:t>
      </w:r>
      <w:r w:rsidRPr="00C0684D">
        <w:rPr>
          <w:i/>
        </w:rPr>
        <w:t>br.com.financialmobile.</w:t>
      </w:r>
      <w:r>
        <w:rPr>
          <w:i/>
        </w:rPr>
        <w:t>model.to</w:t>
      </w:r>
      <w:bookmarkEnd w:id="60"/>
    </w:p>
    <w:p w:rsidR="00C82A6E" w:rsidRPr="00C82A6E" w:rsidRDefault="00C82A6E" w:rsidP="00C82A6E"/>
    <w:p w:rsidR="002A35D2" w:rsidRDefault="001C27FD" w:rsidP="002A35D2">
      <w:pPr>
        <w:ind w:firstLine="0"/>
      </w:pPr>
      <w:r>
        <w:t>A</w:t>
      </w:r>
      <w:r w:rsidR="002A35D2">
        <w:t xml:space="preserve"> classe do pacote </w:t>
      </w:r>
      <w:r>
        <w:t>da Figura 19 é para ser utilizada</w:t>
      </w:r>
      <w:r w:rsidR="002A35D2">
        <w:t xml:space="preserve"> como objeto de transição de dados, neste caso possui apenas uma classe a CustoTO</w:t>
      </w:r>
      <w:r>
        <w:t xml:space="preserve"> devido ao fato de ser uma </w:t>
      </w:r>
      <w:r w:rsidR="002A35D2">
        <w:t>classe utilizada para representar um relatório no sistema.</w:t>
      </w:r>
    </w:p>
    <w:p w:rsidR="002A35D2" w:rsidRPr="002A35D2" w:rsidRDefault="002A35D2" w:rsidP="002A35D2"/>
    <w:p w:rsidR="00865469" w:rsidRPr="00865469" w:rsidRDefault="00865469" w:rsidP="00865469">
      <w:pPr>
        <w:ind w:firstLine="0"/>
        <w:jc w:val="center"/>
      </w:pPr>
      <w:r>
        <w:rPr>
          <w:noProof/>
          <w:lang w:eastAsia="pt-BR"/>
        </w:rPr>
        <w:drawing>
          <wp:inline distT="0" distB="0" distL="0" distR="0" wp14:anchorId="73CB09B7" wp14:editId="4F409A4E">
            <wp:extent cx="5760085" cy="1974223"/>
            <wp:effectExtent l="19050" t="0" r="0" b="0"/>
            <wp:docPr id="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5760085" cy="1974223"/>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61" w:name="_Toc332487310"/>
      <w:r>
        <w:t xml:space="preserve">Figura </w:t>
      </w:r>
      <w:r w:rsidR="00FE58F8">
        <w:fldChar w:fldCharType="begin"/>
      </w:r>
      <w:r w:rsidR="00FE58F8">
        <w:instrText xml:space="preserve"> SEQ Figura \* ARABIC </w:instrText>
      </w:r>
      <w:r w:rsidR="00FE58F8">
        <w:fldChar w:fldCharType="separate"/>
      </w:r>
      <w:r w:rsidR="00594538">
        <w:rPr>
          <w:noProof/>
        </w:rPr>
        <w:t>20</w:t>
      </w:r>
      <w:r w:rsidR="00FE58F8">
        <w:rPr>
          <w:noProof/>
        </w:rPr>
        <w:fldChar w:fldCharType="end"/>
      </w:r>
      <w:r>
        <w:t xml:space="preserve"> – Diagrama de classes do pacote </w:t>
      </w:r>
      <w:r w:rsidRPr="00C0684D">
        <w:rPr>
          <w:i/>
        </w:rPr>
        <w:t>br.com.financialmobile.</w:t>
      </w:r>
      <w:r>
        <w:rPr>
          <w:i/>
        </w:rPr>
        <w:t>model.util</w:t>
      </w:r>
      <w:bookmarkEnd w:id="61"/>
    </w:p>
    <w:p w:rsidR="00C82A6E" w:rsidRPr="00C82A6E" w:rsidRDefault="00C82A6E" w:rsidP="00C82A6E"/>
    <w:p w:rsidR="002A35D2" w:rsidRPr="002A35D2" w:rsidRDefault="002A35D2" w:rsidP="002A35D2">
      <w:pPr>
        <w:ind w:firstLine="0"/>
      </w:pPr>
      <w:r>
        <w:t xml:space="preserve">O pacote </w:t>
      </w:r>
      <w:r w:rsidR="001C27FD">
        <w:t>da Figura 20</w:t>
      </w:r>
      <w:r>
        <w:t xml:space="preserve"> possui classes que são utilitárias para se trabalhar com os objetos do pacote model, normalmente os métodos destas classes são todos estáticos e são utilizados para operações que não fazem parte da regra de negócios do sistema.</w:t>
      </w:r>
    </w:p>
    <w:p w:rsidR="009A5406" w:rsidRPr="009A5406" w:rsidRDefault="00EC5959" w:rsidP="009A5406">
      <w:pPr>
        <w:ind w:firstLine="0"/>
        <w:jc w:val="center"/>
      </w:pPr>
      <w:r>
        <w:rPr>
          <w:noProof/>
          <w:lang w:eastAsia="pt-BR"/>
        </w:rPr>
        <w:lastRenderedPageBreak/>
        <w:drawing>
          <wp:inline distT="0" distB="0" distL="0" distR="0" wp14:anchorId="7C6C80AB" wp14:editId="69911442">
            <wp:extent cx="4894118" cy="3429000"/>
            <wp:effectExtent l="19050" t="0" r="1732" b="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4891961" cy="3427488"/>
                    </a:xfrm>
                    <a:prstGeom prst="rect">
                      <a:avLst/>
                    </a:prstGeom>
                    <a:noFill/>
                    <a:ln w="9525">
                      <a:noFill/>
                      <a:miter lim="800000"/>
                      <a:headEnd/>
                      <a:tailEnd/>
                    </a:ln>
                  </pic:spPr>
                </pic:pic>
              </a:graphicData>
            </a:graphic>
          </wp:inline>
        </w:drawing>
      </w:r>
    </w:p>
    <w:p w:rsidR="007B5493" w:rsidRDefault="00C82A6E" w:rsidP="00C82A6E">
      <w:pPr>
        <w:pStyle w:val="Legenda"/>
      </w:pPr>
      <w:bookmarkStart w:id="62" w:name="_Toc332487311"/>
      <w:r>
        <w:t xml:space="preserve">Figura </w:t>
      </w:r>
      <w:r w:rsidR="00FE58F8">
        <w:fldChar w:fldCharType="begin"/>
      </w:r>
      <w:r w:rsidR="00FE58F8">
        <w:instrText xml:space="preserve"> SEQ Figura \* ARABIC </w:instrText>
      </w:r>
      <w:r w:rsidR="00FE58F8">
        <w:fldChar w:fldCharType="separate"/>
      </w:r>
      <w:r w:rsidR="00594538">
        <w:rPr>
          <w:noProof/>
        </w:rPr>
        <w:t>21</w:t>
      </w:r>
      <w:r w:rsidR="00FE58F8">
        <w:rPr>
          <w:noProof/>
        </w:rPr>
        <w:fldChar w:fldCharType="end"/>
      </w:r>
      <w:r>
        <w:t xml:space="preserve"> – Diagrama de classes do pacote </w:t>
      </w:r>
      <w:r w:rsidRPr="00C0684D">
        <w:rPr>
          <w:i/>
        </w:rPr>
        <w:t>br.com.financialmobile.</w:t>
      </w:r>
      <w:r>
        <w:rPr>
          <w:i/>
        </w:rPr>
        <w:t>security</w:t>
      </w:r>
      <w:bookmarkEnd w:id="62"/>
    </w:p>
    <w:p w:rsidR="00C82A6E" w:rsidRDefault="00C82A6E" w:rsidP="002A35D2"/>
    <w:p w:rsidR="002A35D2" w:rsidRPr="002A35D2" w:rsidRDefault="002A35D2" w:rsidP="002A35D2">
      <w:r>
        <w:t xml:space="preserve">O pacote acima possui classes utilizadas para autenticação e </w:t>
      </w:r>
      <w:r w:rsidR="001C27FD">
        <w:t>controle de acesso no sistema. E</w:t>
      </w:r>
      <w:r>
        <w:t>ste pacote possui apenas duas classes, CustomUserDetaisService que extende uma classe de aute</w:t>
      </w:r>
      <w:r w:rsidR="007B5493">
        <w:t>nticação do framework spring security e reimplementa dois métodos. A classe UsuarioSecurity e a classe utilizada para representação do usuário logado no sistema.</w:t>
      </w:r>
    </w:p>
    <w:p w:rsidR="00134CE6" w:rsidRDefault="007413AF" w:rsidP="007413AF">
      <w:pPr>
        <w:jc w:val="center"/>
      </w:pPr>
      <w:r>
        <w:rPr>
          <w:noProof/>
          <w:lang w:eastAsia="pt-BR"/>
        </w:rPr>
        <w:drawing>
          <wp:inline distT="0" distB="0" distL="0" distR="0" wp14:anchorId="7DC316CB" wp14:editId="404E5C63">
            <wp:extent cx="2381250" cy="12382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81250" cy="1238250"/>
                    </a:xfrm>
                    <a:prstGeom prst="rect">
                      <a:avLst/>
                    </a:prstGeom>
                    <a:noFill/>
                    <a:ln w="9525">
                      <a:noFill/>
                      <a:miter lim="800000"/>
                      <a:headEnd/>
                      <a:tailEnd/>
                    </a:ln>
                  </pic:spPr>
                </pic:pic>
              </a:graphicData>
            </a:graphic>
          </wp:inline>
        </w:drawing>
      </w:r>
    </w:p>
    <w:p w:rsidR="00A336BE" w:rsidRDefault="00A336BE" w:rsidP="00A336BE">
      <w:pPr>
        <w:pStyle w:val="Legenda"/>
        <w:spacing w:line="360" w:lineRule="auto"/>
        <w:ind w:firstLine="142"/>
        <w:rPr>
          <w:i/>
        </w:rPr>
      </w:pPr>
      <w:bookmarkStart w:id="63" w:name="_Toc332487312"/>
      <w:r>
        <w:t xml:space="preserve">Figura </w:t>
      </w:r>
      <w:r w:rsidR="00FE58F8">
        <w:fldChar w:fldCharType="begin"/>
      </w:r>
      <w:r w:rsidR="00FE58F8">
        <w:instrText xml:space="preserve"> SEQ Figura \* ARABIC </w:instrText>
      </w:r>
      <w:r w:rsidR="00FE58F8">
        <w:fldChar w:fldCharType="separate"/>
      </w:r>
      <w:r w:rsidR="00594538">
        <w:rPr>
          <w:noProof/>
        </w:rPr>
        <w:t>22</w:t>
      </w:r>
      <w:r w:rsidR="00FE58F8">
        <w:rPr>
          <w:noProof/>
        </w:rPr>
        <w:fldChar w:fldCharType="end"/>
      </w:r>
      <w:r>
        <w:t xml:space="preserve"> – Diagrama de classes do pacote </w:t>
      </w:r>
      <w:r w:rsidRPr="00C0684D">
        <w:rPr>
          <w:i/>
        </w:rPr>
        <w:t>br.com.financialmobile.</w:t>
      </w:r>
      <w:r>
        <w:rPr>
          <w:i/>
        </w:rPr>
        <w:t>security.util</w:t>
      </w:r>
      <w:bookmarkEnd w:id="63"/>
    </w:p>
    <w:p w:rsidR="007B5493" w:rsidRDefault="007B5493" w:rsidP="007B5493">
      <w:pPr>
        <w:ind w:firstLine="0"/>
      </w:pPr>
      <w:r>
        <w:tab/>
      </w:r>
    </w:p>
    <w:p w:rsidR="007B5493" w:rsidRPr="007B5493" w:rsidRDefault="007B5493" w:rsidP="007B5493">
      <w:pPr>
        <w:ind w:firstLine="0"/>
      </w:pPr>
      <w:r>
        <w:tab/>
        <w:t>O pacote possui uma classe com um método estático que á utilizada para recuperar o usuário logado no sistema.</w:t>
      </w:r>
    </w:p>
    <w:p w:rsidR="002B261E" w:rsidRPr="002B261E" w:rsidRDefault="00C01E56" w:rsidP="002B261E">
      <w:pPr>
        <w:ind w:firstLine="0"/>
      </w:pPr>
      <w:r>
        <w:rPr>
          <w:noProof/>
          <w:lang w:eastAsia="pt-BR"/>
        </w:rPr>
        <w:lastRenderedPageBreak/>
        <w:drawing>
          <wp:inline distT="0" distB="0" distL="0" distR="0" wp14:anchorId="193B1882" wp14:editId="0B280534">
            <wp:extent cx="5760085" cy="5563441"/>
            <wp:effectExtent l="19050" t="0" r="0" b="0"/>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60085" cy="5563441"/>
                    </a:xfrm>
                    <a:prstGeom prst="rect">
                      <a:avLst/>
                    </a:prstGeom>
                    <a:noFill/>
                    <a:ln w="9525">
                      <a:noFill/>
                      <a:miter lim="800000"/>
                      <a:headEnd/>
                      <a:tailEnd/>
                    </a:ln>
                  </pic:spPr>
                </pic:pic>
              </a:graphicData>
            </a:graphic>
          </wp:inline>
        </w:drawing>
      </w:r>
    </w:p>
    <w:p w:rsidR="00C01E56" w:rsidRDefault="00A336BE" w:rsidP="002003D4">
      <w:pPr>
        <w:pStyle w:val="Legenda"/>
        <w:ind w:firstLine="0"/>
      </w:pPr>
      <w:bookmarkStart w:id="64" w:name="_Toc332487313"/>
      <w:r>
        <w:t xml:space="preserve">Figura </w:t>
      </w:r>
      <w:r w:rsidR="00FE58F8">
        <w:fldChar w:fldCharType="begin"/>
      </w:r>
      <w:r w:rsidR="00FE58F8">
        <w:instrText xml:space="preserve"> SEQ Figura \* ARABIC </w:instrText>
      </w:r>
      <w:r w:rsidR="00FE58F8">
        <w:fldChar w:fldCharType="separate"/>
      </w:r>
      <w:r w:rsidR="00594538">
        <w:rPr>
          <w:noProof/>
        </w:rPr>
        <w:t>23</w:t>
      </w:r>
      <w:r w:rsidR="00FE58F8">
        <w:rPr>
          <w:noProof/>
        </w:rPr>
        <w:fldChar w:fldCharType="end"/>
      </w:r>
      <w:r>
        <w:t xml:space="preserve"> – Diagrama de classes do pacote </w:t>
      </w:r>
      <w:r w:rsidRPr="00C0684D">
        <w:rPr>
          <w:i/>
        </w:rPr>
        <w:t>br.com.financialmobile.</w:t>
      </w:r>
      <w:r>
        <w:rPr>
          <w:i/>
        </w:rPr>
        <w:t>service</w:t>
      </w:r>
      <w:bookmarkEnd w:id="64"/>
    </w:p>
    <w:p w:rsidR="00A336BE" w:rsidRDefault="00A336BE" w:rsidP="00C01E56">
      <w:pPr>
        <w:ind w:firstLine="0"/>
      </w:pPr>
    </w:p>
    <w:p w:rsidR="00C01E56" w:rsidRPr="00C01E56" w:rsidRDefault="00C01E56" w:rsidP="00C01E56">
      <w:pPr>
        <w:ind w:firstLine="0"/>
      </w:pPr>
      <w:r>
        <w:t>As classes do pacote acima são utilizadas</w:t>
      </w:r>
      <w:r w:rsidR="003D2F0C">
        <w:t xml:space="preserve"> como </w:t>
      </w:r>
      <w:r w:rsidR="002003D4">
        <w:t>s</w:t>
      </w:r>
      <w:r w:rsidR="003D2F0C">
        <w:t>erviços no sistema, elas são uma interface de acesso da camada de visualização e é através delas que o sistema disponibiliza os serviços para os consumidores.</w:t>
      </w:r>
    </w:p>
    <w:p w:rsidR="002B261E" w:rsidRDefault="002B261E" w:rsidP="002B261E">
      <w:pPr>
        <w:jc w:val="center"/>
      </w:pPr>
      <w:r>
        <w:rPr>
          <w:noProof/>
          <w:lang w:eastAsia="pt-BR"/>
        </w:rPr>
        <w:lastRenderedPageBreak/>
        <w:drawing>
          <wp:inline distT="0" distB="0" distL="0" distR="0" wp14:anchorId="195C446E" wp14:editId="03B9EDB5">
            <wp:extent cx="3648075" cy="3695700"/>
            <wp:effectExtent l="19050" t="0" r="9525"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3648075" cy="3695700"/>
                    </a:xfrm>
                    <a:prstGeom prst="rect">
                      <a:avLst/>
                    </a:prstGeom>
                    <a:noFill/>
                    <a:ln w="9525">
                      <a:noFill/>
                      <a:miter lim="800000"/>
                      <a:headEnd/>
                      <a:tailEnd/>
                    </a:ln>
                  </pic:spPr>
                </pic:pic>
              </a:graphicData>
            </a:graphic>
          </wp:inline>
        </w:drawing>
      </w:r>
    </w:p>
    <w:p w:rsidR="003D2F0C" w:rsidRDefault="00A336BE" w:rsidP="00A336BE">
      <w:pPr>
        <w:pStyle w:val="Legenda"/>
      </w:pPr>
      <w:bookmarkStart w:id="65" w:name="_Toc332487314"/>
      <w:r>
        <w:t xml:space="preserve">Figura </w:t>
      </w:r>
      <w:r w:rsidR="00FE58F8">
        <w:fldChar w:fldCharType="begin"/>
      </w:r>
      <w:r w:rsidR="00FE58F8">
        <w:instrText xml:space="preserve"> SEQ F</w:instrText>
      </w:r>
      <w:r w:rsidR="00FE58F8">
        <w:instrText xml:space="preserve">igura \* ARABIC </w:instrText>
      </w:r>
      <w:r w:rsidR="00FE58F8">
        <w:fldChar w:fldCharType="separate"/>
      </w:r>
      <w:r w:rsidR="00594538">
        <w:rPr>
          <w:noProof/>
        </w:rPr>
        <w:t>24</w:t>
      </w:r>
      <w:r w:rsidR="00FE58F8">
        <w:rPr>
          <w:noProof/>
        </w:rPr>
        <w:fldChar w:fldCharType="end"/>
      </w:r>
      <w:r>
        <w:t xml:space="preserve"> – Diagrama de classes do pacote </w:t>
      </w:r>
      <w:r w:rsidRPr="00C0684D">
        <w:rPr>
          <w:i/>
        </w:rPr>
        <w:t>br.com.financialmobile.</w:t>
      </w:r>
      <w:r>
        <w:rPr>
          <w:i/>
        </w:rPr>
        <w:t>servlets</w:t>
      </w:r>
      <w:bookmarkEnd w:id="65"/>
    </w:p>
    <w:p w:rsidR="00A336BE" w:rsidRDefault="00A336BE" w:rsidP="003D2F0C">
      <w:pPr>
        <w:ind w:firstLine="0"/>
      </w:pPr>
    </w:p>
    <w:p w:rsidR="003D2F0C" w:rsidRPr="003D2F0C" w:rsidRDefault="003D2F0C" w:rsidP="003D2F0C">
      <w:pPr>
        <w:ind w:firstLine="0"/>
      </w:pPr>
      <w:r>
        <w:t>As classes do pacote acima são servlets utilizados pela página de login do sistema para autenticação e cadastro de usuários.</w:t>
      </w:r>
    </w:p>
    <w:p w:rsidR="00153CDE" w:rsidRPr="00153CDE" w:rsidRDefault="00153CDE" w:rsidP="00153CDE"/>
    <w:p w:rsidR="002B261E" w:rsidRDefault="002B261E" w:rsidP="002B261E">
      <w:pPr>
        <w:jc w:val="center"/>
      </w:pPr>
      <w:r>
        <w:rPr>
          <w:noProof/>
          <w:lang w:eastAsia="pt-BR"/>
        </w:rPr>
        <w:drawing>
          <wp:inline distT="0" distB="0" distL="0" distR="0" wp14:anchorId="0EE0DFA5" wp14:editId="63F07AD5">
            <wp:extent cx="1933575" cy="1409700"/>
            <wp:effectExtent l="19050" t="0" r="9525"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1933575" cy="1409700"/>
                    </a:xfrm>
                    <a:prstGeom prst="rect">
                      <a:avLst/>
                    </a:prstGeom>
                    <a:noFill/>
                    <a:ln w="9525">
                      <a:noFill/>
                      <a:miter lim="800000"/>
                      <a:headEnd/>
                      <a:tailEnd/>
                    </a:ln>
                  </pic:spPr>
                </pic:pic>
              </a:graphicData>
            </a:graphic>
          </wp:inline>
        </w:drawing>
      </w:r>
    </w:p>
    <w:p w:rsidR="00155C0B" w:rsidRDefault="00A336BE" w:rsidP="00A336BE">
      <w:pPr>
        <w:pStyle w:val="Legenda"/>
      </w:pPr>
      <w:bookmarkStart w:id="66" w:name="_Toc332487315"/>
      <w:r>
        <w:t xml:space="preserve">Figura </w:t>
      </w:r>
      <w:r w:rsidR="00FE58F8">
        <w:fldChar w:fldCharType="begin"/>
      </w:r>
      <w:r w:rsidR="00FE58F8">
        <w:instrText xml:space="preserve"> SEQ Figura \* ARABIC </w:instrText>
      </w:r>
      <w:r w:rsidR="00FE58F8">
        <w:fldChar w:fldCharType="separate"/>
      </w:r>
      <w:r w:rsidR="00594538">
        <w:rPr>
          <w:noProof/>
        </w:rPr>
        <w:t>25</w:t>
      </w:r>
      <w:r w:rsidR="00FE58F8">
        <w:rPr>
          <w:noProof/>
        </w:rPr>
        <w:fldChar w:fldCharType="end"/>
      </w:r>
      <w:r>
        <w:t xml:space="preserve"> – Diagrama de classes do pacote </w:t>
      </w:r>
      <w:r w:rsidRPr="00C0684D">
        <w:rPr>
          <w:i/>
        </w:rPr>
        <w:t>br.com.financialmobile.</w:t>
      </w:r>
      <w:r>
        <w:rPr>
          <w:i/>
        </w:rPr>
        <w:t>servlets.xml.bean</w:t>
      </w:r>
      <w:bookmarkEnd w:id="66"/>
    </w:p>
    <w:p w:rsidR="00A336BE" w:rsidRDefault="00A336BE" w:rsidP="00155C0B">
      <w:pPr>
        <w:ind w:firstLine="0"/>
      </w:pPr>
    </w:p>
    <w:p w:rsidR="00155C0B" w:rsidRDefault="003D2F0C" w:rsidP="003D2F0C">
      <w:pPr>
        <w:ind w:firstLine="0"/>
      </w:pPr>
      <w:r>
        <w:t>A classe do pacote acima é utilizada pelos servlets do sistema para parsear informações de Java para o formato JSON.</w:t>
      </w:r>
    </w:p>
    <w:p w:rsidR="00155C0B" w:rsidRPr="00155C0B" w:rsidRDefault="00155C0B" w:rsidP="00155C0B">
      <w:pPr>
        <w:ind w:firstLine="0"/>
      </w:pPr>
    </w:p>
    <w:p w:rsidR="002B261E" w:rsidRDefault="00EE2744" w:rsidP="00EE2744">
      <w:pPr>
        <w:ind w:firstLine="0"/>
        <w:jc w:val="center"/>
      </w:pPr>
      <w:r>
        <w:rPr>
          <w:noProof/>
          <w:lang w:eastAsia="pt-BR"/>
        </w:rPr>
        <w:lastRenderedPageBreak/>
        <w:drawing>
          <wp:inline distT="0" distB="0" distL="0" distR="0" wp14:anchorId="1BA51892" wp14:editId="27AC4EB1">
            <wp:extent cx="5760085" cy="4209591"/>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60085" cy="4209591"/>
                    </a:xfrm>
                    <a:prstGeom prst="rect">
                      <a:avLst/>
                    </a:prstGeom>
                    <a:noFill/>
                    <a:ln w="9525">
                      <a:noFill/>
                      <a:miter lim="800000"/>
                      <a:headEnd/>
                      <a:tailEnd/>
                    </a:ln>
                  </pic:spPr>
                </pic:pic>
              </a:graphicData>
            </a:graphic>
          </wp:inline>
        </w:drawing>
      </w:r>
    </w:p>
    <w:p w:rsidR="00A336BE" w:rsidRDefault="00A336BE" w:rsidP="00A336BE">
      <w:pPr>
        <w:pStyle w:val="Legenda"/>
      </w:pPr>
      <w:bookmarkStart w:id="67" w:name="_Toc332487316"/>
      <w:r>
        <w:t xml:space="preserve">Figura </w:t>
      </w:r>
      <w:r w:rsidR="00FE58F8">
        <w:fldChar w:fldCharType="begin"/>
      </w:r>
      <w:r w:rsidR="00FE58F8">
        <w:instrText xml:space="preserve"> SEQ Figura \* ARABIC </w:instrText>
      </w:r>
      <w:r w:rsidR="00FE58F8">
        <w:fldChar w:fldCharType="separate"/>
      </w:r>
      <w:r w:rsidR="00594538">
        <w:rPr>
          <w:noProof/>
        </w:rPr>
        <w:t>26</w:t>
      </w:r>
      <w:r w:rsidR="00FE58F8">
        <w:rPr>
          <w:noProof/>
        </w:rPr>
        <w:fldChar w:fldCharType="end"/>
      </w:r>
      <w:r>
        <w:t xml:space="preserve"> – Diagrama de classes do pacote </w:t>
      </w:r>
      <w:r w:rsidRPr="00C0684D">
        <w:rPr>
          <w:i/>
        </w:rPr>
        <w:t>br.com.financialmobile.</w:t>
      </w:r>
      <w:r>
        <w:rPr>
          <w:i/>
        </w:rPr>
        <w:t>util</w:t>
      </w:r>
      <w:bookmarkEnd w:id="67"/>
    </w:p>
    <w:p w:rsidR="00A336BE" w:rsidRPr="00A336BE" w:rsidRDefault="00A336BE" w:rsidP="00A336BE"/>
    <w:p w:rsidR="003D2F0C" w:rsidRPr="00153CDE" w:rsidRDefault="003D2F0C" w:rsidP="003D2F0C">
      <w:pPr>
        <w:ind w:firstLine="0"/>
      </w:pPr>
      <w:r>
        <w:t>As classes do pacote acima são classes utilitárias utilizadas pelo sistema para operações em comum.</w:t>
      </w:r>
    </w:p>
    <w:p w:rsidR="002B261E" w:rsidRPr="002B261E" w:rsidRDefault="00153CDE" w:rsidP="00153CDE">
      <w:pPr>
        <w:ind w:firstLine="0"/>
        <w:jc w:val="center"/>
      </w:pPr>
      <w:r>
        <w:rPr>
          <w:noProof/>
          <w:lang w:eastAsia="pt-BR"/>
        </w:rPr>
        <w:lastRenderedPageBreak/>
        <w:drawing>
          <wp:inline distT="0" distB="0" distL="0" distR="0" wp14:anchorId="185391E1" wp14:editId="59101358">
            <wp:extent cx="2886075" cy="3676650"/>
            <wp:effectExtent l="19050" t="0" r="9525"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886075" cy="3676650"/>
                    </a:xfrm>
                    <a:prstGeom prst="rect">
                      <a:avLst/>
                    </a:prstGeom>
                    <a:noFill/>
                    <a:ln w="9525">
                      <a:noFill/>
                      <a:miter lim="800000"/>
                      <a:headEnd/>
                      <a:tailEnd/>
                    </a:ln>
                  </pic:spPr>
                </pic:pic>
              </a:graphicData>
            </a:graphic>
          </wp:inline>
        </w:drawing>
      </w:r>
    </w:p>
    <w:p w:rsidR="00A336BE" w:rsidRDefault="00A336BE" w:rsidP="002003D4">
      <w:pPr>
        <w:pStyle w:val="Legenda"/>
        <w:ind w:firstLine="0"/>
      </w:pPr>
      <w:bookmarkStart w:id="68" w:name="_Toc332487317"/>
      <w:r>
        <w:t xml:space="preserve">Figura </w:t>
      </w:r>
      <w:r w:rsidR="00FE58F8">
        <w:fldChar w:fldCharType="begin"/>
      </w:r>
      <w:r w:rsidR="00FE58F8">
        <w:instrText xml:space="preserve"> SEQ Figura \* ARABIC </w:instrText>
      </w:r>
      <w:r w:rsidR="00FE58F8">
        <w:fldChar w:fldCharType="separate"/>
      </w:r>
      <w:r w:rsidR="00594538">
        <w:rPr>
          <w:noProof/>
        </w:rPr>
        <w:t>27</w:t>
      </w:r>
      <w:r w:rsidR="00FE58F8">
        <w:rPr>
          <w:noProof/>
        </w:rPr>
        <w:fldChar w:fldCharType="end"/>
      </w:r>
      <w:r>
        <w:t xml:space="preserve"> – Diagrama de classes do pacote </w:t>
      </w:r>
      <w:r w:rsidRPr="00C0684D">
        <w:rPr>
          <w:i/>
        </w:rPr>
        <w:t>br.com.financialmobile.</w:t>
      </w:r>
      <w:r>
        <w:rPr>
          <w:i/>
        </w:rPr>
        <w:t>webservices</w:t>
      </w:r>
      <w:bookmarkEnd w:id="68"/>
    </w:p>
    <w:p w:rsidR="00A336BE" w:rsidRPr="00A336BE" w:rsidRDefault="00A336BE" w:rsidP="00A336BE"/>
    <w:p w:rsidR="003D2F0C" w:rsidRDefault="003D2F0C" w:rsidP="003D2F0C">
      <w:pPr>
        <w:ind w:firstLine="0"/>
      </w:pPr>
      <w:r>
        <w:t>As classes do pacote acima representam os werbservices disponibilizados pelo sistema para integração com o sistema mobile.</w:t>
      </w:r>
    </w:p>
    <w:p w:rsidR="003D2F0C" w:rsidRPr="003D2F0C" w:rsidRDefault="003D2F0C" w:rsidP="003D2F0C">
      <w:pPr>
        <w:ind w:firstLine="0"/>
      </w:pPr>
    </w:p>
    <w:p w:rsidR="0031278D" w:rsidRDefault="005E795A" w:rsidP="00B023B7">
      <w:pPr>
        <w:pStyle w:val="Ttulo2"/>
      </w:pPr>
      <w:bookmarkStart w:id="69" w:name="_Toc332487381"/>
      <w:r>
        <w:t>4</w:t>
      </w:r>
      <w:r w:rsidR="0031278D">
        <w:t>.4.2.2 Mobile</w:t>
      </w:r>
      <w:bookmarkEnd w:id="69"/>
    </w:p>
    <w:p w:rsidR="0031278D" w:rsidRDefault="0031278D" w:rsidP="0031278D">
      <w:pPr>
        <w:ind w:firstLine="0"/>
        <w:jc w:val="center"/>
      </w:pPr>
      <w:r>
        <w:rPr>
          <w:noProof/>
          <w:lang w:eastAsia="pt-BR"/>
        </w:rPr>
        <w:drawing>
          <wp:inline distT="0" distB="0" distL="0" distR="0" wp14:anchorId="58C2F00F" wp14:editId="4980482A">
            <wp:extent cx="4076700" cy="1295400"/>
            <wp:effectExtent l="19050" t="0" r="0" b="0"/>
            <wp:docPr id="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076700" cy="1295400"/>
                    </a:xfrm>
                    <a:prstGeom prst="rect">
                      <a:avLst/>
                    </a:prstGeom>
                    <a:noFill/>
                    <a:ln w="9525">
                      <a:noFill/>
                      <a:miter lim="800000"/>
                      <a:headEnd/>
                      <a:tailEnd/>
                    </a:ln>
                  </pic:spPr>
                </pic:pic>
              </a:graphicData>
            </a:graphic>
          </wp:inline>
        </w:drawing>
      </w:r>
    </w:p>
    <w:p w:rsidR="00DE0D16" w:rsidRDefault="00DE0D16" w:rsidP="00DE0D16">
      <w:pPr>
        <w:pStyle w:val="Legenda"/>
        <w:spacing w:line="360" w:lineRule="auto"/>
        <w:ind w:firstLine="142"/>
        <w:rPr>
          <w:i/>
        </w:rPr>
      </w:pPr>
      <w:bookmarkStart w:id="70" w:name="_Toc332487318"/>
      <w:r>
        <w:t xml:space="preserve">Figura </w:t>
      </w:r>
      <w:r w:rsidR="00FE58F8">
        <w:fldChar w:fldCharType="begin"/>
      </w:r>
      <w:r w:rsidR="00FE58F8">
        <w:instrText xml:space="preserve"> SEQ Figura \* ARABIC </w:instrText>
      </w:r>
      <w:r w:rsidR="00FE58F8">
        <w:fldChar w:fldCharType="separate"/>
      </w:r>
      <w:r w:rsidR="00594538">
        <w:rPr>
          <w:noProof/>
        </w:rPr>
        <w:t>28</w:t>
      </w:r>
      <w:r w:rsidR="00FE58F8">
        <w:rPr>
          <w:noProof/>
        </w:rPr>
        <w:fldChar w:fldCharType="end"/>
      </w:r>
      <w:r>
        <w:t xml:space="preserve"> – Diagrama de classes do pacote </w:t>
      </w:r>
      <w:r w:rsidRPr="00C0684D">
        <w:rPr>
          <w:i/>
        </w:rPr>
        <w:t>br.com.financialmobile.</w:t>
      </w:r>
      <w:r>
        <w:rPr>
          <w:i/>
        </w:rPr>
        <w:t>exception</w:t>
      </w:r>
      <w:bookmarkEnd w:id="70"/>
    </w:p>
    <w:p w:rsidR="0031278D" w:rsidRDefault="0031278D" w:rsidP="00DE0D16">
      <w:pPr>
        <w:pStyle w:val="Legenda"/>
        <w:rPr>
          <w:i/>
        </w:rPr>
      </w:pPr>
    </w:p>
    <w:p w:rsidR="003D2F0C" w:rsidRDefault="003D2F0C" w:rsidP="003D2F0C">
      <w:r>
        <w:t xml:space="preserve">As classes do pacote </w:t>
      </w:r>
      <w:r w:rsidR="00E0769C">
        <w:t>da Figura 28</w:t>
      </w:r>
      <w:r>
        <w:t xml:space="preserve"> são exceções que podem ser disparadas caso ocorra algum erro no processamento de alguma operação mobile.</w:t>
      </w:r>
    </w:p>
    <w:p w:rsidR="003D2F0C" w:rsidRPr="003D2F0C" w:rsidRDefault="003D2F0C" w:rsidP="003D2F0C"/>
    <w:p w:rsidR="0031278D" w:rsidRDefault="0031278D" w:rsidP="0031278D">
      <w:pPr>
        <w:ind w:firstLine="0"/>
      </w:pPr>
      <w:r>
        <w:rPr>
          <w:noProof/>
          <w:lang w:eastAsia="pt-BR"/>
        </w:rPr>
        <w:lastRenderedPageBreak/>
        <w:drawing>
          <wp:inline distT="0" distB="0" distL="0" distR="0" wp14:anchorId="595D4F7E" wp14:editId="6BBF859D">
            <wp:extent cx="5676900" cy="1962150"/>
            <wp:effectExtent l="1905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676900" cy="1962150"/>
                    </a:xfrm>
                    <a:prstGeom prst="rect">
                      <a:avLst/>
                    </a:prstGeom>
                    <a:noFill/>
                    <a:ln w="9525">
                      <a:noFill/>
                      <a:miter lim="800000"/>
                      <a:headEnd/>
                      <a:tailEnd/>
                    </a:ln>
                  </pic:spPr>
                </pic:pic>
              </a:graphicData>
            </a:graphic>
          </wp:inline>
        </w:drawing>
      </w:r>
    </w:p>
    <w:p w:rsidR="00DE0D16" w:rsidRDefault="00DE0D16" w:rsidP="002003D4">
      <w:pPr>
        <w:pStyle w:val="Legenda"/>
        <w:ind w:firstLine="0"/>
        <w:rPr>
          <w:i/>
        </w:rPr>
      </w:pPr>
      <w:bookmarkStart w:id="71" w:name="_Toc332487319"/>
      <w:r>
        <w:t xml:space="preserve">Figura </w:t>
      </w:r>
      <w:r w:rsidR="00FE58F8">
        <w:fldChar w:fldCharType="begin"/>
      </w:r>
      <w:r w:rsidR="00FE58F8">
        <w:instrText xml:space="preserve"> SEQ Figura \* ARABIC </w:instrText>
      </w:r>
      <w:r w:rsidR="00FE58F8">
        <w:fldChar w:fldCharType="separate"/>
      </w:r>
      <w:r w:rsidR="00594538">
        <w:rPr>
          <w:noProof/>
        </w:rPr>
        <w:t>29</w:t>
      </w:r>
      <w:r w:rsidR="00FE58F8">
        <w:rPr>
          <w:noProof/>
        </w:rPr>
        <w:fldChar w:fldCharType="end"/>
      </w:r>
      <w:r>
        <w:t xml:space="preserve"> – Diagrama de classes do pacote </w:t>
      </w:r>
      <w:r w:rsidRPr="00C0684D">
        <w:rPr>
          <w:i/>
        </w:rPr>
        <w:t>br.com.financialmobile.</w:t>
      </w:r>
      <w:r>
        <w:rPr>
          <w:i/>
        </w:rPr>
        <w:t>filters</w:t>
      </w:r>
      <w:bookmarkEnd w:id="71"/>
    </w:p>
    <w:p w:rsidR="00DE0D16" w:rsidRPr="00DE0D16" w:rsidRDefault="00DE0D16" w:rsidP="00DE0D16"/>
    <w:p w:rsidR="003D2F0C" w:rsidRPr="003D2F0C" w:rsidRDefault="003D2F0C" w:rsidP="003D2F0C">
      <w:pPr>
        <w:ind w:firstLine="0"/>
      </w:pPr>
      <w:r>
        <w:tab/>
        <w:t>As classes do pacote acima são filtros utilizados para pesquisa no sistema mobile, como no celular não possuímos o recurso de banco de dados relacional é necessário criar filtros para consulta de informações.</w:t>
      </w:r>
    </w:p>
    <w:p w:rsidR="0031278D" w:rsidRPr="0031278D" w:rsidRDefault="0031278D" w:rsidP="0031278D">
      <w:pPr>
        <w:ind w:firstLine="0"/>
      </w:pPr>
      <w:r>
        <w:rPr>
          <w:noProof/>
          <w:lang w:eastAsia="pt-BR"/>
        </w:rPr>
        <w:lastRenderedPageBreak/>
        <w:drawing>
          <wp:inline distT="0" distB="0" distL="0" distR="0" wp14:anchorId="2D75C701" wp14:editId="1A604BA8">
            <wp:extent cx="5760085" cy="6766072"/>
            <wp:effectExtent l="1905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760085" cy="6766072"/>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72" w:name="_Toc332487320"/>
      <w:r>
        <w:t xml:space="preserve">Figura </w:t>
      </w:r>
      <w:r w:rsidR="00FE58F8">
        <w:fldChar w:fldCharType="begin"/>
      </w:r>
      <w:r w:rsidR="00FE58F8">
        <w:instrText xml:space="preserve"> SEQ Figura \* ARABIC </w:instrText>
      </w:r>
      <w:r w:rsidR="00FE58F8">
        <w:fldChar w:fldCharType="separate"/>
      </w:r>
      <w:r w:rsidR="00594538">
        <w:rPr>
          <w:noProof/>
        </w:rPr>
        <w:t>30</w:t>
      </w:r>
      <w:r w:rsidR="00FE58F8">
        <w:rPr>
          <w:noProof/>
        </w:rPr>
        <w:fldChar w:fldCharType="end"/>
      </w:r>
      <w:r>
        <w:t xml:space="preserve"> </w:t>
      </w:r>
      <w:r w:rsidRPr="001B07F9">
        <w:t>– Diagrama de classes do pacote br.com.financialmobile.model</w:t>
      </w:r>
      <w:bookmarkEnd w:id="72"/>
    </w:p>
    <w:p w:rsidR="00DE0D16" w:rsidRPr="00DE0D16" w:rsidRDefault="00DE0D16" w:rsidP="00DE0D16"/>
    <w:p w:rsidR="003D2F0C" w:rsidRPr="003D2F0C" w:rsidRDefault="003D2F0C" w:rsidP="003D2F0C">
      <w:r>
        <w:t>O pacote acima possui as classes que representam nossas entidades dos objetos salvos na memória do celular.</w:t>
      </w:r>
    </w:p>
    <w:p w:rsidR="0031278D" w:rsidRDefault="0031278D" w:rsidP="0031278D">
      <w:pPr>
        <w:ind w:firstLine="0"/>
        <w:jc w:val="center"/>
      </w:pPr>
      <w:r>
        <w:rPr>
          <w:noProof/>
          <w:lang w:eastAsia="pt-BR"/>
        </w:rPr>
        <w:lastRenderedPageBreak/>
        <w:drawing>
          <wp:inline distT="0" distB="0" distL="0" distR="0" wp14:anchorId="7B431AC9" wp14:editId="5867780B">
            <wp:extent cx="1876425" cy="2238375"/>
            <wp:effectExtent l="19050" t="0" r="9525"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876425" cy="2238375"/>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73" w:name="_Toc332487321"/>
      <w:r>
        <w:t xml:space="preserve">Figura </w:t>
      </w:r>
      <w:r w:rsidR="00FE58F8">
        <w:fldChar w:fldCharType="begin"/>
      </w:r>
      <w:r w:rsidR="00FE58F8">
        <w:instrText xml:space="preserve"> SEQ Figura \* ARABIC </w:instrText>
      </w:r>
      <w:r w:rsidR="00FE58F8">
        <w:fldChar w:fldCharType="separate"/>
      </w:r>
      <w:r w:rsidR="00594538">
        <w:rPr>
          <w:noProof/>
        </w:rPr>
        <w:t>31</w:t>
      </w:r>
      <w:r w:rsidR="00FE58F8">
        <w:rPr>
          <w:noProof/>
        </w:rPr>
        <w:fldChar w:fldCharType="end"/>
      </w:r>
      <w:r>
        <w:t xml:space="preserve"> </w:t>
      </w:r>
      <w:r w:rsidRPr="004355C8">
        <w:t>– Diagrama de classes do pacote br.com.financialmobile.model.to</w:t>
      </w:r>
      <w:bookmarkEnd w:id="73"/>
    </w:p>
    <w:p w:rsidR="00DE0D16" w:rsidRPr="00DE0D16" w:rsidRDefault="00DE0D16" w:rsidP="00DE0D16"/>
    <w:p w:rsidR="003D2F0C" w:rsidRDefault="003D2F0C" w:rsidP="003D2F0C">
      <w:r>
        <w:t>O pacote acima contem classes que serão utilizadas apenas para transição de valores, objetos que representam um estado de uma operação, neste caso um relatório.</w:t>
      </w:r>
    </w:p>
    <w:p w:rsidR="003D2F0C" w:rsidRPr="003D2F0C" w:rsidRDefault="003D2F0C" w:rsidP="003D2F0C"/>
    <w:p w:rsidR="0031278D" w:rsidRDefault="0031278D" w:rsidP="0031278D">
      <w:pPr>
        <w:ind w:firstLine="0"/>
        <w:jc w:val="center"/>
      </w:pPr>
      <w:r>
        <w:rPr>
          <w:noProof/>
          <w:lang w:eastAsia="pt-BR"/>
        </w:rPr>
        <w:drawing>
          <wp:inline distT="0" distB="0" distL="0" distR="0" wp14:anchorId="147534E9" wp14:editId="6F7B8C3C">
            <wp:extent cx="5760085" cy="2161071"/>
            <wp:effectExtent l="19050" t="0" r="0" b="0"/>
            <wp:docPr id="3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760085" cy="2161071"/>
                    </a:xfrm>
                    <a:prstGeom prst="rect">
                      <a:avLst/>
                    </a:prstGeom>
                    <a:noFill/>
                    <a:ln w="9525">
                      <a:noFill/>
                      <a:miter lim="800000"/>
                      <a:headEnd/>
                      <a:tailEnd/>
                    </a:ln>
                  </pic:spPr>
                </pic:pic>
              </a:graphicData>
            </a:graphic>
          </wp:inline>
        </w:drawing>
      </w:r>
    </w:p>
    <w:p w:rsidR="00DE0D16" w:rsidRDefault="00DE0D16" w:rsidP="00DE0D16">
      <w:pPr>
        <w:pStyle w:val="Legenda"/>
      </w:pPr>
      <w:bookmarkStart w:id="74" w:name="_Toc332487322"/>
      <w:r>
        <w:t xml:space="preserve">Figura </w:t>
      </w:r>
      <w:r w:rsidR="00FE58F8">
        <w:fldChar w:fldCharType="begin"/>
      </w:r>
      <w:r w:rsidR="00FE58F8">
        <w:instrText xml:space="preserve"> SEQ Figura \* ARABIC </w:instrText>
      </w:r>
      <w:r w:rsidR="00FE58F8">
        <w:fldChar w:fldCharType="separate"/>
      </w:r>
      <w:r w:rsidR="00594538">
        <w:rPr>
          <w:noProof/>
        </w:rPr>
        <w:t>32</w:t>
      </w:r>
      <w:r w:rsidR="00FE58F8">
        <w:rPr>
          <w:noProof/>
        </w:rPr>
        <w:fldChar w:fldCharType="end"/>
      </w:r>
      <w:r>
        <w:t xml:space="preserve"> </w:t>
      </w:r>
      <w:r w:rsidRPr="00412EB1">
        <w:t>– Diagrama de classes do pacote br.com.financialmobile.model.to</w:t>
      </w:r>
      <w:bookmarkEnd w:id="74"/>
    </w:p>
    <w:p w:rsidR="00DE0D16" w:rsidRDefault="00DE0D16" w:rsidP="003D2F0C">
      <w:pPr>
        <w:ind w:firstLine="0"/>
      </w:pPr>
    </w:p>
    <w:p w:rsidR="003D2F0C" w:rsidRPr="003D2F0C" w:rsidRDefault="003D2F0C" w:rsidP="003D2F0C">
      <w:pPr>
        <w:ind w:firstLine="0"/>
      </w:pPr>
      <w:r>
        <w:tab/>
        <w:t xml:space="preserve">O pacote possui classes utilitárias </w:t>
      </w:r>
      <w:r w:rsidR="0061601F">
        <w:t>referente as entidades do sistema, utilizadas para conversão de objetos.</w:t>
      </w:r>
    </w:p>
    <w:p w:rsidR="0031278D" w:rsidRDefault="0031278D" w:rsidP="0031278D">
      <w:pPr>
        <w:ind w:firstLine="0"/>
      </w:pPr>
      <w:r>
        <w:rPr>
          <w:noProof/>
          <w:lang w:eastAsia="pt-BR"/>
        </w:rPr>
        <w:lastRenderedPageBreak/>
        <w:drawing>
          <wp:inline distT="0" distB="0" distL="0" distR="0" wp14:anchorId="71BFBF79" wp14:editId="64217187">
            <wp:extent cx="5760085" cy="3394792"/>
            <wp:effectExtent l="1905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760085" cy="3394792"/>
                    </a:xfrm>
                    <a:prstGeom prst="rect">
                      <a:avLst/>
                    </a:prstGeom>
                    <a:noFill/>
                    <a:ln w="9525">
                      <a:noFill/>
                      <a:miter lim="800000"/>
                      <a:headEnd/>
                      <a:tailEnd/>
                    </a:ln>
                  </pic:spPr>
                </pic:pic>
              </a:graphicData>
            </a:graphic>
          </wp:inline>
        </w:drawing>
      </w:r>
    </w:p>
    <w:p w:rsidR="00DE0D16" w:rsidRDefault="00DE0D16" w:rsidP="00872DFA">
      <w:pPr>
        <w:pStyle w:val="Legenda"/>
        <w:ind w:firstLine="0"/>
      </w:pPr>
      <w:bookmarkStart w:id="75" w:name="_Toc332487323"/>
      <w:r>
        <w:t xml:space="preserve">Figura </w:t>
      </w:r>
      <w:r w:rsidR="00FE58F8">
        <w:fldChar w:fldCharType="begin"/>
      </w:r>
      <w:r w:rsidR="00FE58F8">
        <w:instrText xml:space="preserve"> SEQ Figura \* ARABIC </w:instrText>
      </w:r>
      <w:r w:rsidR="00FE58F8">
        <w:fldChar w:fldCharType="separate"/>
      </w:r>
      <w:r w:rsidR="00594538">
        <w:rPr>
          <w:noProof/>
        </w:rPr>
        <w:t>33</w:t>
      </w:r>
      <w:r w:rsidR="00FE58F8">
        <w:rPr>
          <w:noProof/>
        </w:rPr>
        <w:fldChar w:fldCharType="end"/>
      </w:r>
      <w:r>
        <w:t xml:space="preserve"> </w:t>
      </w:r>
      <w:r w:rsidRPr="008871DB">
        <w:t>– Diagrama de classes do pacote br.com.financialmobile.service</w:t>
      </w:r>
      <w:bookmarkEnd w:id="75"/>
    </w:p>
    <w:p w:rsidR="00DE0D16" w:rsidRDefault="00DE0D16" w:rsidP="0061601F"/>
    <w:p w:rsidR="0061601F" w:rsidRPr="0061601F" w:rsidRDefault="0061601F" w:rsidP="0061601F">
      <w:r>
        <w:t>O pacote acima possui as classes responsáveis por acessar os serviços esternos e internos da aplicação.</w:t>
      </w:r>
    </w:p>
    <w:p w:rsidR="00BF431E" w:rsidRDefault="00132A3A" w:rsidP="00BF431E">
      <w:pPr>
        <w:ind w:firstLine="0"/>
        <w:jc w:val="center"/>
      </w:pPr>
      <w:r>
        <w:rPr>
          <w:noProof/>
          <w:lang w:eastAsia="pt-BR"/>
        </w:rPr>
        <w:lastRenderedPageBreak/>
        <w:drawing>
          <wp:inline distT="0" distB="0" distL="0" distR="0" wp14:anchorId="720D2986" wp14:editId="7DFEDF94">
            <wp:extent cx="5760085" cy="7655205"/>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760085" cy="7655205"/>
                    </a:xfrm>
                    <a:prstGeom prst="rect">
                      <a:avLst/>
                    </a:prstGeom>
                    <a:noFill/>
                    <a:ln w="9525">
                      <a:noFill/>
                      <a:miter lim="800000"/>
                      <a:headEnd/>
                      <a:tailEnd/>
                    </a:ln>
                  </pic:spPr>
                </pic:pic>
              </a:graphicData>
            </a:graphic>
          </wp:inline>
        </w:drawing>
      </w:r>
    </w:p>
    <w:p w:rsidR="00132A3A" w:rsidRDefault="00DE0D16" w:rsidP="00872DFA">
      <w:pPr>
        <w:pStyle w:val="Legenda"/>
        <w:ind w:firstLine="0"/>
      </w:pPr>
      <w:bookmarkStart w:id="76" w:name="_Toc332487324"/>
      <w:r>
        <w:t xml:space="preserve">Figura </w:t>
      </w:r>
      <w:r w:rsidR="00FE58F8">
        <w:fldChar w:fldCharType="begin"/>
      </w:r>
      <w:r w:rsidR="00FE58F8">
        <w:instrText xml:space="preserve"> SEQ Figura \* ARABIC </w:instrText>
      </w:r>
      <w:r w:rsidR="00FE58F8">
        <w:fldChar w:fldCharType="separate"/>
      </w:r>
      <w:r w:rsidR="00594538">
        <w:rPr>
          <w:noProof/>
        </w:rPr>
        <w:t>34</w:t>
      </w:r>
      <w:r w:rsidR="00FE58F8">
        <w:rPr>
          <w:noProof/>
        </w:rPr>
        <w:fldChar w:fldCharType="end"/>
      </w:r>
      <w:r>
        <w:t xml:space="preserve"> </w:t>
      </w:r>
      <w:r w:rsidRPr="00510067">
        <w:t>– Diagrama de classes do pacote br.com.financialmobile.ui</w:t>
      </w:r>
      <w:bookmarkEnd w:id="76"/>
    </w:p>
    <w:p w:rsidR="00DE0D16" w:rsidRDefault="00DE0D16" w:rsidP="00132A3A"/>
    <w:p w:rsidR="00132A3A" w:rsidRPr="00132A3A" w:rsidRDefault="00132A3A" w:rsidP="00132A3A">
      <w:r>
        <w:t>O pacote acima possui as classes responsáveis pela interface do sistema no celular.</w:t>
      </w:r>
    </w:p>
    <w:p w:rsidR="00BF431E" w:rsidRDefault="00BF431E" w:rsidP="00BF431E">
      <w:pPr>
        <w:ind w:firstLine="0"/>
        <w:jc w:val="center"/>
      </w:pPr>
      <w:r>
        <w:rPr>
          <w:noProof/>
          <w:lang w:eastAsia="pt-BR"/>
        </w:rPr>
        <w:lastRenderedPageBreak/>
        <w:drawing>
          <wp:inline distT="0" distB="0" distL="0" distR="0" wp14:anchorId="35D4322B" wp14:editId="289569C6">
            <wp:extent cx="5076825" cy="4714875"/>
            <wp:effectExtent l="19050" t="0" r="9525" b="0"/>
            <wp:docPr id="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5076825" cy="4714875"/>
                    </a:xfrm>
                    <a:prstGeom prst="rect">
                      <a:avLst/>
                    </a:prstGeom>
                    <a:noFill/>
                    <a:ln w="9525">
                      <a:noFill/>
                      <a:miter lim="800000"/>
                      <a:headEnd/>
                      <a:tailEnd/>
                    </a:ln>
                  </pic:spPr>
                </pic:pic>
              </a:graphicData>
            </a:graphic>
          </wp:inline>
        </w:drawing>
      </w:r>
    </w:p>
    <w:p w:rsidR="00BF431E" w:rsidRDefault="00DE0D16" w:rsidP="00872DFA">
      <w:pPr>
        <w:pStyle w:val="Legenda"/>
        <w:ind w:firstLine="0"/>
        <w:rPr>
          <w:i/>
        </w:rPr>
      </w:pPr>
      <w:bookmarkStart w:id="77" w:name="_Toc332487325"/>
      <w:r>
        <w:t xml:space="preserve">Figura </w:t>
      </w:r>
      <w:r w:rsidR="00FE58F8">
        <w:fldChar w:fldCharType="begin"/>
      </w:r>
      <w:r w:rsidR="00FE58F8">
        <w:instrText xml:space="preserve"> SEQ Figura \* ARABIC </w:instrText>
      </w:r>
      <w:r w:rsidR="00FE58F8">
        <w:fldChar w:fldCharType="separate"/>
      </w:r>
      <w:r w:rsidR="00594538">
        <w:rPr>
          <w:noProof/>
        </w:rPr>
        <w:t>35</w:t>
      </w:r>
      <w:r w:rsidR="00FE58F8">
        <w:rPr>
          <w:noProof/>
        </w:rPr>
        <w:fldChar w:fldCharType="end"/>
      </w:r>
      <w:r>
        <w:t xml:space="preserve"> </w:t>
      </w:r>
      <w:r w:rsidRPr="00172093">
        <w:t>– Diagrama de classes do pacote br.com.financialmobile.utils</w:t>
      </w:r>
      <w:bookmarkEnd w:id="77"/>
    </w:p>
    <w:p w:rsidR="00132A3A" w:rsidRDefault="00132A3A" w:rsidP="00132A3A"/>
    <w:p w:rsidR="00132A3A" w:rsidRPr="00132A3A" w:rsidRDefault="00132A3A" w:rsidP="00132A3A">
      <w:r>
        <w:t>As classes do pacote acima são classes utilitárias do sistema no celular, elas possuem métodos estáticos que podem ser invocados por qualquer classe do sistema.</w:t>
      </w:r>
    </w:p>
    <w:p w:rsidR="007413AF" w:rsidRPr="00134CE6" w:rsidRDefault="007413AF" w:rsidP="007413AF">
      <w:pPr>
        <w:jc w:val="center"/>
      </w:pPr>
    </w:p>
    <w:p w:rsidR="00132280" w:rsidRDefault="005E795A" w:rsidP="00132280">
      <w:pPr>
        <w:pStyle w:val="Ttulo2"/>
      </w:pPr>
      <w:bookmarkStart w:id="78" w:name="_Toc332487382"/>
      <w:r>
        <w:t>4</w:t>
      </w:r>
      <w:r w:rsidR="00132280">
        <w:t>.5</w:t>
      </w:r>
      <w:r w:rsidR="00132280">
        <w:tab/>
        <w:t>A</w:t>
      </w:r>
      <w:r w:rsidR="008366D3">
        <w:t>plicativo</w:t>
      </w:r>
      <w:r w:rsidR="00132280">
        <w:t xml:space="preserve"> </w:t>
      </w:r>
      <w:r w:rsidR="00656A29">
        <w:t>Financial Mobile</w:t>
      </w:r>
      <w:bookmarkEnd w:id="78"/>
    </w:p>
    <w:p w:rsidR="00165812" w:rsidRDefault="00165812" w:rsidP="00165812"/>
    <w:p w:rsidR="00165812" w:rsidRDefault="00165812" w:rsidP="00165812">
      <w:r>
        <w:t xml:space="preserve">Nesta sessão será apresentado o aplicativo em sua totalidade, suas telas, suas funcionalidades e como o mesmo deve ser utilizado. O aplicativo exige </w:t>
      </w:r>
      <w:r w:rsidR="00EC7701">
        <w:t>total iteração do usuário, toda ação do usuário gera uma reação imediata no sistema</w:t>
      </w:r>
      <w:r>
        <w:t xml:space="preserve">. </w:t>
      </w:r>
      <w:r w:rsidR="00EC7701">
        <w:t>Todas as telas referente as funcionalidades do sistema nos dois módulos serão exibidas a seguir.</w:t>
      </w:r>
    </w:p>
    <w:p w:rsidR="00A16B81" w:rsidRDefault="00A16B81" w:rsidP="00A16B81">
      <w:pPr>
        <w:ind w:firstLine="0"/>
      </w:pPr>
    </w:p>
    <w:p w:rsidR="00A16B81" w:rsidRDefault="005E795A" w:rsidP="00A16B81">
      <w:pPr>
        <w:pStyle w:val="Ttulo3"/>
      </w:pPr>
      <w:bookmarkStart w:id="79" w:name="_Toc332487383"/>
      <w:r>
        <w:t>4</w:t>
      </w:r>
      <w:r w:rsidR="00A16B81">
        <w:t>.5.1</w:t>
      </w:r>
      <w:r w:rsidR="00A16B81">
        <w:tab/>
        <w:t>Telas do Aplicativo</w:t>
      </w:r>
      <w:r w:rsidR="003E6544">
        <w:t xml:space="preserve"> e Utilização</w:t>
      </w:r>
      <w:r w:rsidR="00EC7701">
        <w:t xml:space="preserve"> Módulo Web</w:t>
      </w:r>
      <w:bookmarkEnd w:id="79"/>
    </w:p>
    <w:p w:rsidR="00EC7701" w:rsidRDefault="00EC7701" w:rsidP="00EC7701"/>
    <w:p w:rsidR="00081E21" w:rsidRDefault="004B76C2" w:rsidP="00081E21">
      <w:pPr>
        <w:jc w:val="center"/>
      </w:pPr>
      <w:r>
        <w:rPr>
          <w:noProof/>
          <w:lang w:eastAsia="pt-BR"/>
        </w:rPr>
        <w:lastRenderedPageBreak/>
        <w:drawing>
          <wp:inline distT="0" distB="0" distL="0" distR="0" wp14:anchorId="070795B8" wp14:editId="49075D94">
            <wp:extent cx="2271879" cy="94255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web.png"/>
                    <pic:cNvPicPr/>
                  </pic:nvPicPr>
                  <pic:blipFill>
                    <a:blip r:embed="rId47">
                      <a:extLst>
                        <a:ext uri="{28A0092B-C50C-407E-A947-70E740481C1C}">
                          <a14:useLocalDpi xmlns:a14="http://schemas.microsoft.com/office/drawing/2010/main" val="0"/>
                        </a:ext>
                      </a:extLst>
                    </a:blip>
                    <a:stretch>
                      <a:fillRect/>
                    </a:stretch>
                  </pic:blipFill>
                  <pic:spPr>
                    <a:xfrm>
                      <a:off x="0" y="0"/>
                      <a:ext cx="2271879" cy="942556"/>
                    </a:xfrm>
                    <a:prstGeom prst="rect">
                      <a:avLst/>
                    </a:prstGeom>
                  </pic:spPr>
                </pic:pic>
              </a:graphicData>
            </a:graphic>
          </wp:inline>
        </w:drawing>
      </w:r>
    </w:p>
    <w:p w:rsidR="00A16B81" w:rsidRDefault="00614D80" w:rsidP="00872DFA">
      <w:pPr>
        <w:pStyle w:val="Legenda"/>
        <w:ind w:firstLine="0"/>
      </w:pPr>
      <w:bookmarkStart w:id="80" w:name="_Toc332487326"/>
      <w:r>
        <w:t xml:space="preserve">Figura </w:t>
      </w:r>
      <w:r w:rsidR="00FE58F8">
        <w:fldChar w:fldCharType="begin"/>
      </w:r>
      <w:r w:rsidR="00FE58F8">
        <w:instrText xml:space="preserve"> SEQ Figura \* ARABIC </w:instrText>
      </w:r>
      <w:r w:rsidR="00FE58F8">
        <w:fldChar w:fldCharType="separate"/>
      </w:r>
      <w:r w:rsidR="00594538">
        <w:rPr>
          <w:noProof/>
        </w:rPr>
        <w:t>36</w:t>
      </w:r>
      <w:r w:rsidR="00FE58F8">
        <w:rPr>
          <w:noProof/>
        </w:rPr>
        <w:fldChar w:fldCharType="end"/>
      </w:r>
      <w:r w:rsidRPr="007124D6">
        <w:t xml:space="preserve"> - Tela de autenticação do sistema Web</w:t>
      </w:r>
      <w:bookmarkEnd w:id="80"/>
    </w:p>
    <w:p w:rsidR="00614D80" w:rsidRPr="00614D80" w:rsidRDefault="00614D80" w:rsidP="00614D80"/>
    <w:p w:rsidR="00E34D48" w:rsidRDefault="00E34D48" w:rsidP="00E34D48">
      <w:pPr>
        <w:ind w:firstLine="0"/>
      </w:pPr>
      <w:r>
        <w:t xml:space="preserve">A figura </w:t>
      </w:r>
      <w:r w:rsidR="00E0769C">
        <w:t>36</w:t>
      </w:r>
      <w:r>
        <w:t xml:space="preserve"> mostra a tela de autenticação do sistema na internet. É para esta tela que o sistema redireciona o usuário quando o sistema é acessado pela primeira vez.</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14:anchorId="3A9DD746" wp14:editId="54587078">
            <wp:extent cx="3700145" cy="2456180"/>
            <wp:effectExtent l="1905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700145" cy="245618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1" w:name="_Toc332487327"/>
      <w:r>
        <w:t xml:space="preserve">Figura </w:t>
      </w:r>
      <w:r w:rsidR="00FE58F8">
        <w:fldChar w:fldCharType="begin"/>
      </w:r>
      <w:r w:rsidR="00FE58F8">
        <w:instrText xml:space="preserve"> SEQ Figura \* ARABIC </w:instrText>
      </w:r>
      <w:r w:rsidR="00FE58F8">
        <w:fldChar w:fldCharType="separate"/>
      </w:r>
      <w:r w:rsidR="00594538">
        <w:rPr>
          <w:noProof/>
        </w:rPr>
        <w:t>37</w:t>
      </w:r>
      <w:r w:rsidR="00FE58F8">
        <w:rPr>
          <w:noProof/>
        </w:rPr>
        <w:fldChar w:fldCharType="end"/>
      </w:r>
      <w:r>
        <w:t xml:space="preserve"> </w:t>
      </w:r>
      <w:r w:rsidRPr="00582AAB">
        <w:t>– Tela de cadastro de usuários no sistema Web</w:t>
      </w:r>
      <w:bookmarkEnd w:id="81"/>
    </w:p>
    <w:p w:rsidR="00614D80" w:rsidRDefault="00614D80" w:rsidP="00E34D48">
      <w:pPr>
        <w:ind w:firstLine="0"/>
      </w:pPr>
    </w:p>
    <w:p w:rsidR="00E34D48" w:rsidRDefault="00E34D48" w:rsidP="00E34D48">
      <w:pPr>
        <w:ind w:firstLine="0"/>
      </w:pPr>
      <w:r>
        <w:t xml:space="preserve">Ao clicar no link Cadastrar-se exibido na Figura </w:t>
      </w:r>
      <w:r w:rsidR="00D41B6F">
        <w:t>36</w:t>
      </w:r>
      <w:r>
        <w:t xml:space="preserve">, o sistema exibe a tela da </w:t>
      </w:r>
      <w:r w:rsidR="00D41B6F">
        <w:t xml:space="preserve">Figura 37 </w:t>
      </w:r>
      <w:r>
        <w:t>para que o usuário preencha suas informações e efetue o cadastro no sistema.</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14:anchorId="5FDF95D7" wp14:editId="1F8448AD">
            <wp:extent cx="3061970" cy="1158875"/>
            <wp:effectExtent l="19050" t="0" r="508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061970" cy="1158875"/>
                    </a:xfrm>
                    <a:prstGeom prst="rect">
                      <a:avLst/>
                    </a:prstGeom>
                    <a:noFill/>
                    <a:ln w="9525">
                      <a:noFill/>
                      <a:miter lim="800000"/>
                      <a:headEnd/>
                      <a:tailEnd/>
                    </a:ln>
                  </pic:spPr>
                </pic:pic>
              </a:graphicData>
            </a:graphic>
          </wp:inline>
        </w:drawing>
      </w:r>
    </w:p>
    <w:p w:rsidR="00BB3E08" w:rsidRDefault="00614D80" w:rsidP="00872DFA">
      <w:pPr>
        <w:pStyle w:val="Legenda"/>
        <w:ind w:firstLine="0"/>
      </w:pPr>
      <w:bookmarkStart w:id="82" w:name="_Toc332487328"/>
      <w:r>
        <w:t xml:space="preserve">Figura </w:t>
      </w:r>
      <w:r w:rsidR="00FE58F8">
        <w:fldChar w:fldCharType="begin"/>
      </w:r>
      <w:r w:rsidR="00FE58F8">
        <w:instrText xml:space="preserve"> SEQ Figura \* ARABIC </w:instrText>
      </w:r>
      <w:r w:rsidR="00FE58F8">
        <w:fldChar w:fldCharType="separate"/>
      </w:r>
      <w:r w:rsidR="00594538">
        <w:rPr>
          <w:noProof/>
        </w:rPr>
        <w:t>38</w:t>
      </w:r>
      <w:r w:rsidR="00FE58F8">
        <w:rPr>
          <w:noProof/>
        </w:rPr>
        <w:fldChar w:fldCharType="end"/>
      </w:r>
      <w:r>
        <w:t xml:space="preserve"> </w:t>
      </w:r>
      <w:r w:rsidRPr="007F3E4E">
        <w:t>– Tela de recuperação de senha no sistema Web</w:t>
      </w:r>
      <w:bookmarkEnd w:id="82"/>
    </w:p>
    <w:p w:rsidR="00614D80" w:rsidRPr="00614D80" w:rsidRDefault="00614D80" w:rsidP="00614D80"/>
    <w:p w:rsidR="00E34D48" w:rsidRPr="00E34D48" w:rsidRDefault="00E34D48" w:rsidP="00E0769C">
      <w:pPr>
        <w:ind w:firstLine="0"/>
      </w:pPr>
      <w:r>
        <w:t xml:space="preserve">Caso o usuário não se lembre da senha basta que o mesmo clique no link </w:t>
      </w:r>
      <w:r w:rsidRPr="00E34D48">
        <w:t>Esqueceu sua senha?,</w:t>
      </w:r>
      <w:r>
        <w:rPr>
          <w:i/>
        </w:rPr>
        <w:t xml:space="preserve"> </w:t>
      </w:r>
      <w:r w:rsidR="00D41B6F">
        <w:t>exibido na Figura 36</w:t>
      </w:r>
      <w:r>
        <w:t xml:space="preserve"> para que o sistema exiba a tela da </w:t>
      </w:r>
      <w:r w:rsidR="00D41B6F">
        <w:t>Figura 38</w:t>
      </w:r>
      <w:r>
        <w:t>, possibilitando que o usuário recupere sua senha através de seu email.</w:t>
      </w:r>
    </w:p>
    <w:p w:rsidR="00AE7483" w:rsidRDefault="00AE7483" w:rsidP="00AE7483"/>
    <w:p w:rsidR="00BB3E08" w:rsidRDefault="004B76C2" w:rsidP="003A27BD">
      <w:pPr>
        <w:ind w:firstLine="0"/>
        <w:jc w:val="center"/>
      </w:pPr>
      <w:r>
        <w:rPr>
          <w:noProof/>
          <w:lang w:eastAsia="pt-BR"/>
        </w:rPr>
        <w:lastRenderedPageBreak/>
        <w:drawing>
          <wp:inline distT="0" distB="0" distL="0" distR="0" wp14:anchorId="30E4DA15" wp14:editId="568F2B2C">
            <wp:extent cx="5538158" cy="285534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principal_we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9878" cy="2856230"/>
                    </a:xfrm>
                    <a:prstGeom prst="rect">
                      <a:avLst/>
                    </a:prstGeom>
                  </pic:spPr>
                </pic:pic>
              </a:graphicData>
            </a:graphic>
          </wp:inline>
        </w:drawing>
      </w:r>
    </w:p>
    <w:p w:rsidR="003A27BD" w:rsidRDefault="00614D80" w:rsidP="00872DFA">
      <w:pPr>
        <w:pStyle w:val="Legenda"/>
        <w:ind w:firstLine="0"/>
      </w:pPr>
      <w:bookmarkStart w:id="83" w:name="_Toc332487329"/>
      <w:r>
        <w:t xml:space="preserve">Figura </w:t>
      </w:r>
      <w:r w:rsidR="00FE58F8">
        <w:fldChar w:fldCharType="begin"/>
      </w:r>
      <w:r w:rsidR="00FE58F8">
        <w:instrText xml:space="preserve"> SEQ Figura \* </w:instrText>
      </w:r>
      <w:r w:rsidR="00FE58F8">
        <w:instrText xml:space="preserve">ARABIC </w:instrText>
      </w:r>
      <w:r w:rsidR="00FE58F8">
        <w:fldChar w:fldCharType="separate"/>
      </w:r>
      <w:r w:rsidR="00594538">
        <w:rPr>
          <w:noProof/>
        </w:rPr>
        <w:t>39</w:t>
      </w:r>
      <w:r w:rsidR="00FE58F8">
        <w:rPr>
          <w:noProof/>
        </w:rPr>
        <w:fldChar w:fldCharType="end"/>
      </w:r>
      <w:r>
        <w:t xml:space="preserve"> </w:t>
      </w:r>
      <w:r w:rsidRPr="00657D10">
        <w:t>– Tela inicial do sistema na Web</w:t>
      </w:r>
      <w:bookmarkEnd w:id="83"/>
    </w:p>
    <w:p w:rsidR="00614D80" w:rsidRPr="00614D80" w:rsidRDefault="00614D80" w:rsidP="00614D80"/>
    <w:p w:rsidR="003A27BD" w:rsidRDefault="003A27BD" w:rsidP="003A27BD">
      <w:pPr>
        <w:ind w:firstLine="0"/>
        <w:jc w:val="left"/>
      </w:pPr>
      <w:r>
        <w:t xml:space="preserve">Após o usuário efetuar a autenticação no sistema ele é redirecionado para a tela referente a </w:t>
      </w:r>
      <w:r w:rsidR="00D41B6F">
        <w:t>Figura 39</w:t>
      </w:r>
      <w:r>
        <w:t>. Esta tela traz um resumo</w:t>
      </w:r>
      <w:del w:id="84" w:author="robson" w:date="2012-08-06T20:59:00Z">
        <w:r w:rsidDel="009E5B94">
          <w:delText>s</w:delText>
        </w:r>
      </w:del>
      <w:r>
        <w:t xml:space="preserve"> dos custos pagos nos últimos 30 dias e dos custos a pagar nos próximos 30 dias.</w:t>
      </w:r>
    </w:p>
    <w:p w:rsidR="003A27BD" w:rsidRDefault="003A27BD" w:rsidP="003A27BD">
      <w:pPr>
        <w:ind w:firstLine="0"/>
        <w:jc w:val="left"/>
      </w:pPr>
    </w:p>
    <w:p w:rsidR="003A27BD" w:rsidRDefault="004B76C2" w:rsidP="003A27BD">
      <w:pPr>
        <w:ind w:firstLine="0"/>
        <w:jc w:val="left"/>
      </w:pPr>
      <w:r>
        <w:rPr>
          <w:noProof/>
          <w:lang w:eastAsia="pt-BR"/>
        </w:rPr>
        <w:drawing>
          <wp:inline distT="0" distB="0" distL="0" distR="0" wp14:anchorId="4D782521" wp14:editId="15353D48">
            <wp:extent cx="5760085" cy="285496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custo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2854960"/>
                    </a:xfrm>
                    <a:prstGeom prst="rect">
                      <a:avLst/>
                    </a:prstGeom>
                  </pic:spPr>
                </pic:pic>
              </a:graphicData>
            </a:graphic>
          </wp:inline>
        </w:drawing>
      </w:r>
    </w:p>
    <w:p w:rsidR="00614D80" w:rsidRDefault="00614D80" w:rsidP="00872DFA">
      <w:pPr>
        <w:pStyle w:val="Legenda"/>
        <w:ind w:firstLine="0"/>
      </w:pPr>
      <w:bookmarkStart w:id="85" w:name="_Toc332487330"/>
      <w:r>
        <w:t xml:space="preserve">Figura </w:t>
      </w:r>
      <w:r w:rsidR="00FE58F8">
        <w:fldChar w:fldCharType="begin"/>
      </w:r>
      <w:r w:rsidR="00FE58F8">
        <w:instrText xml:space="preserve"> SEQ Figura \* ARABIC </w:instrText>
      </w:r>
      <w:r w:rsidR="00FE58F8">
        <w:fldChar w:fldCharType="separate"/>
      </w:r>
      <w:r w:rsidR="00594538">
        <w:rPr>
          <w:noProof/>
        </w:rPr>
        <w:t>40</w:t>
      </w:r>
      <w:r w:rsidR="00FE58F8">
        <w:rPr>
          <w:noProof/>
        </w:rPr>
        <w:fldChar w:fldCharType="end"/>
      </w:r>
      <w:r>
        <w:t xml:space="preserve"> </w:t>
      </w:r>
      <w:r w:rsidRPr="00C05E6A">
        <w:t>– Tela de consulta de gastos</w:t>
      </w:r>
      <w:bookmarkEnd w:id="85"/>
    </w:p>
    <w:p w:rsidR="00614D80" w:rsidRPr="00614D80" w:rsidRDefault="00614D80" w:rsidP="00614D80"/>
    <w:p w:rsidR="003A27BD" w:rsidRDefault="003A27BD" w:rsidP="00E0769C">
      <w:pPr>
        <w:ind w:firstLine="0"/>
      </w:pPr>
      <w:r>
        <w:t xml:space="preserve">A </w:t>
      </w:r>
      <w:r w:rsidR="00D41B6F">
        <w:t>Figura 40</w:t>
      </w:r>
      <w:r>
        <w:t xml:space="preserve"> representa a tela onde o usuário pode efetuar a consulta de gastos, filtrando pelos parâmetros exibidos no canto superior da tela.</w:t>
      </w:r>
    </w:p>
    <w:p w:rsidR="003A27BD" w:rsidRDefault="00271078" w:rsidP="00271078">
      <w:pPr>
        <w:ind w:firstLine="0"/>
        <w:jc w:val="center"/>
      </w:pPr>
      <w:r>
        <w:rPr>
          <w:noProof/>
          <w:lang w:eastAsia="pt-BR"/>
        </w:rPr>
        <w:lastRenderedPageBreak/>
        <w:drawing>
          <wp:inline distT="0" distB="0" distL="0" distR="0" wp14:anchorId="367CA1EA" wp14:editId="665C4EAB">
            <wp:extent cx="2871999" cy="227198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adastro_custos.png"/>
                    <pic:cNvPicPr/>
                  </pic:nvPicPr>
                  <pic:blipFill>
                    <a:blip r:embed="rId52">
                      <a:extLst>
                        <a:ext uri="{28A0092B-C50C-407E-A947-70E740481C1C}">
                          <a14:useLocalDpi xmlns:a14="http://schemas.microsoft.com/office/drawing/2010/main" val="0"/>
                        </a:ext>
                      </a:extLst>
                    </a:blip>
                    <a:stretch>
                      <a:fillRect/>
                    </a:stretch>
                  </pic:blipFill>
                  <pic:spPr>
                    <a:xfrm>
                      <a:off x="0" y="0"/>
                      <a:ext cx="2871999" cy="2271981"/>
                    </a:xfrm>
                    <a:prstGeom prst="rect">
                      <a:avLst/>
                    </a:prstGeom>
                  </pic:spPr>
                </pic:pic>
              </a:graphicData>
            </a:graphic>
          </wp:inline>
        </w:drawing>
      </w:r>
    </w:p>
    <w:p w:rsidR="00C049A1" w:rsidRDefault="00614D80" w:rsidP="00872DFA">
      <w:pPr>
        <w:pStyle w:val="Legenda"/>
        <w:ind w:firstLine="0"/>
        <w:rPr>
          <w:noProof/>
        </w:rPr>
      </w:pPr>
      <w:bookmarkStart w:id="86" w:name="_Toc332487331"/>
      <w:r>
        <w:t xml:space="preserve">Figura </w:t>
      </w:r>
      <w:r w:rsidR="00FE58F8">
        <w:fldChar w:fldCharType="begin"/>
      </w:r>
      <w:r w:rsidR="00FE58F8">
        <w:instrText xml:space="preserve"> SEQ Figura \* ARABIC </w:instrText>
      </w:r>
      <w:r w:rsidR="00FE58F8">
        <w:fldChar w:fldCharType="separate"/>
      </w:r>
      <w:r w:rsidR="00594538">
        <w:rPr>
          <w:noProof/>
        </w:rPr>
        <w:t>41</w:t>
      </w:r>
      <w:r w:rsidR="00FE58F8">
        <w:rPr>
          <w:noProof/>
        </w:rPr>
        <w:fldChar w:fldCharType="end"/>
      </w:r>
      <w:r>
        <w:t xml:space="preserve"> </w:t>
      </w:r>
      <w:r w:rsidRPr="009A1B38">
        <w:rPr>
          <w:noProof/>
        </w:rPr>
        <w:t>– Tela de inclusão/alteração de gastos</w:t>
      </w:r>
      <w:bookmarkEnd w:id="86"/>
    </w:p>
    <w:p w:rsidR="00614D80" w:rsidRPr="00614D80" w:rsidRDefault="00614D80" w:rsidP="00614D80"/>
    <w:p w:rsidR="00C049A1" w:rsidRDefault="00C049A1" w:rsidP="00E0769C">
      <w:pPr>
        <w:ind w:firstLine="0"/>
      </w:pPr>
      <w:r>
        <w:t xml:space="preserve">A </w:t>
      </w:r>
      <w:r w:rsidR="00D41B6F">
        <w:t>Figura 41</w:t>
      </w:r>
      <w:r>
        <w:t xml:space="preserve"> exibe a tela de cadastro/alteração de gastos.</w:t>
      </w:r>
    </w:p>
    <w:p w:rsidR="00B25799" w:rsidRDefault="00B25799" w:rsidP="00B25799">
      <w:pPr>
        <w:ind w:firstLine="0"/>
        <w:jc w:val="left"/>
      </w:pPr>
    </w:p>
    <w:p w:rsidR="00B25799" w:rsidRDefault="00271078" w:rsidP="004153B0">
      <w:pPr>
        <w:ind w:firstLine="0"/>
        <w:jc w:val="center"/>
      </w:pPr>
      <w:r>
        <w:rPr>
          <w:noProof/>
          <w:lang w:eastAsia="pt-BR"/>
        </w:rPr>
        <w:drawing>
          <wp:inline distT="0" distB="0" distL="0" distR="0" wp14:anchorId="7E42ECF4" wp14:editId="68894FFD">
            <wp:extent cx="3579282" cy="1920281"/>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_usuario.png"/>
                    <pic:cNvPicPr/>
                  </pic:nvPicPr>
                  <pic:blipFill>
                    <a:blip r:embed="rId53">
                      <a:extLst>
                        <a:ext uri="{28A0092B-C50C-407E-A947-70E740481C1C}">
                          <a14:useLocalDpi xmlns:a14="http://schemas.microsoft.com/office/drawing/2010/main" val="0"/>
                        </a:ext>
                      </a:extLst>
                    </a:blip>
                    <a:stretch>
                      <a:fillRect/>
                    </a:stretch>
                  </pic:blipFill>
                  <pic:spPr>
                    <a:xfrm>
                      <a:off x="0" y="0"/>
                      <a:ext cx="3579282" cy="1920281"/>
                    </a:xfrm>
                    <a:prstGeom prst="rect">
                      <a:avLst/>
                    </a:prstGeom>
                  </pic:spPr>
                </pic:pic>
              </a:graphicData>
            </a:graphic>
          </wp:inline>
        </w:drawing>
      </w:r>
    </w:p>
    <w:p w:rsidR="00614D80" w:rsidRDefault="00614D80" w:rsidP="00872DFA">
      <w:pPr>
        <w:pStyle w:val="Legenda"/>
        <w:ind w:firstLine="0"/>
      </w:pPr>
      <w:bookmarkStart w:id="87" w:name="_Toc332487332"/>
      <w:r>
        <w:t xml:space="preserve">Figura </w:t>
      </w:r>
      <w:r w:rsidR="00FE58F8">
        <w:fldChar w:fldCharType="begin"/>
      </w:r>
      <w:r w:rsidR="00FE58F8">
        <w:instrText xml:space="preserve"> SEQ Figura \* ARABIC </w:instrText>
      </w:r>
      <w:r w:rsidR="00FE58F8">
        <w:fldChar w:fldCharType="separate"/>
      </w:r>
      <w:r w:rsidR="00271078">
        <w:rPr>
          <w:noProof/>
        </w:rPr>
        <w:t>42</w:t>
      </w:r>
      <w:r w:rsidR="00FE58F8">
        <w:rPr>
          <w:noProof/>
        </w:rPr>
        <w:fldChar w:fldCharType="end"/>
      </w:r>
      <w:r>
        <w:t xml:space="preserve"> </w:t>
      </w:r>
      <w:r w:rsidRPr="00D518AF">
        <w:t>– Tela de cadastro/alteração de dados do usuário</w:t>
      </w:r>
      <w:bookmarkEnd w:id="87"/>
    </w:p>
    <w:p w:rsidR="00614D80" w:rsidRDefault="00614D80" w:rsidP="00B25799">
      <w:pPr>
        <w:ind w:firstLine="0"/>
        <w:jc w:val="left"/>
      </w:pPr>
    </w:p>
    <w:p w:rsidR="00B25799" w:rsidRDefault="00B25799" w:rsidP="00B25799">
      <w:pPr>
        <w:ind w:firstLine="0"/>
        <w:jc w:val="left"/>
      </w:pPr>
      <w:r>
        <w:t xml:space="preserve">A </w:t>
      </w:r>
      <w:r w:rsidR="00D41B6F">
        <w:t>Figura 42</w:t>
      </w:r>
      <w:r>
        <w:t xml:space="preserve"> exibe a tela de cadastro/alteração de dados do usuário dentro do sistema.</w:t>
      </w:r>
    </w:p>
    <w:p w:rsidR="00B25799" w:rsidRDefault="00271078" w:rsidP="00B25799">
      <w:pPr>
        <w:ind w:firstLine="0"/>
        <w:jc w:val="left"/>
      </w:pPr>
      <w:r>
        <w:rPr>
          <w:noProof/>
          <w:lang w:eastAsia="pt-BR"/>
        </w:rPr>
        <w:drawing>
          <wp:inline distT="0" distB="0" distL="0" distR="0" wp14:anchorId="76CE86C8" wp14:editId="6C1599BE">
            <wp:extent cx="5760085" cy="28340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614D80" w:rsidRDefault="00614D80" w:rsidP="00872DFA">
      <w:pPr>
        <w:pStyle w:val="Legenda"/>
        <w:ind w:firstLine="0"/>
      </w:pPr>
      <w:bookmarkStart w:id="88" w:name="_Toc332487333"/>
      <w:r>
        <w:lastRenderedPageBreak/>
        <w:t xml:space="preserve">Figura </w:t>
      </w:r>
      <w:r w:rsidR="00FE58F8">
        <w:fldChar w:fldCharType="begin"/>
      </w:r>
      <w:r w:rsidR="00FE58F8">
        <w:instrText xml:space="preserve"> SEQ Figura \* ARABIC </w:instrText>
      </w:r>
      <w:r w:rsidR="00FE58F8">
        <w:fldChar w:fldCharType="separate"/>
      </w:r>
      <w:r w:rsidR="00D41B6F">
        <w:rPr>
          <w:noProof/>
        </w:rPr>
        <w:t>43</w:t>
      </w:r>
      <w:r w:rsidR="00FE58F8">
        <w:rPr>
          <w:noProof/>
        </w:rPr>
        <w:fldChar w:fldCharType="end"/>
      </w:r>
      <w:r>
        <w:t xml:space="preserve"> </w:t>
      </w:r>
      <w:r w:rsidRPr="005A2E99">
        <w:t>– Tela de consulta de categorias</w:t>
      </w:r>
      <w:bookmarkEnd w:id="88"/>
    </w:p>
    <w:p w:rsidR="00614D80" w:rsidRDefault="00614D80" w:rsidP="00B25799">
      <w:pPr>
        <w:ind w:firstLine="0"/>
        <w:jc w:val="left"/>
      </w:pPr>
    </w:p>
    <w:p w:rsidR="00B25799" w:rsidRDefault="00B25799" w:rsidP="00B25799">
      <w:pPr>
        <w:ind w:firstLine="0"/>
        <w:jc w:val="left"/>
      </w:pPr>
      <w:r>
        <w:t xml:space="preserve">A </w:t>
      </w:r>
      <w:r w:rsidR="00D41B6F">
        <w:t>Figura 43</w:t>
      </w:r>
      <w:r>
        <w:t xml:space="preserve"> exibe a tela de consulta de categorias, somente usuários com perfil administrativo conseguem acessar esta funcionalidade.</w:t>
      </w:r>
    </w:p>
    <w:p w:rsidR="00271078" w:rsidRDefault="00271078" w:rsidP="00B25799">
      <w:pPr>
        <w:ind w:firstLine="0"/>
        <w:jc w:val="left"/>
      </w:pPr>
    </w:p>
    <w:p w:rsidR="00B25799" w:rsidRDefault="00271078" w:rsidP="00271078">
      <w:pPr>
        <w:ind w:firstLine="0"/>
        <w:jc w:val="center"/>
      </w:pPr>
      <w:r>
        <w:rPr>
          <w:noProof/>
          <w:lang w:eastAsia="pt-BR"/>
        </w:rPr>
        <w:drawing>
          <wp:inline distT="0" distB="0" distL="0" distR="0" wp14:anchorId="13B80E3B" wp14:editId="170698D2">
            <wp:extent cx="4665212" cy="1357562"/>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1.png"/>
                    <pic:cNvPicPr/>
                  </pic:nvPicPr>
                  <pic:blipFill>
                    <a:blip r:embed="rId55">
                      <a:extLst>
                        <a:ext uri="{28A0092B-C50C-407E-A947-70E740481C1C}">
                          <a14:useLocalDpi xmlns:a14="http://schemas.microsoft.com/office/drawing/2010/main" val="0"/>
                        </a:ext>
                      </a:extLst>
                    </a:blip>
                    <a:stretch>
                      <a:fillRect/>
                    </a:stretch>
                  </pic:blipFill>
                  <pic:spPr>
                    <a:xfrm>
                      <a:off x="0" y="0"/>
                      <a:ext cx="4665212" cy="1357562"/>
                    </a:xfrm>
                    <a:prstGeom prst="rect">
                      <a:avLst/>
                    </a:prstGeom>
                  </pic:spPr>
                </pic:pic>
              </a:graphicData>
            </a:graphic>
          </wp:inline>
        </w:drawing>
      </w:r>
    </w:p>
    <w:p w:rsidR="00B25799" w:rsidRDefault="00614D80" w:rsidP="00872DFA">
      <w:pPr>
        <w:pStyle w:val="Legenda"/>
        <w:ind w:firstLine="0"/>
      </w:pPr>
      <w:bookmarkStart w:id="89" w:name="_Toc332487334"/>
      <w:r>
        <w:t xml:space="preserve">Figura </w:t>
      </w:r>
      <w:r w:rsidR="00FE58F8">
        <w:fldChar w:fldCharType="begin"/>
      </w:r>
      <w:r w:rsidR="00FE58F8">
        <w:instrText xml:space="preserve"> SEQ Figura \* ARABIC </w:instrText>
      </w:r>
      <w:r w:rsidR="00FE58F8">
        <w:fldChar w:fldCharType="separate"/>
      </w:r>
      <w:r w:rsidR="00D41B6F">
        <w:rPr>
          <w:noProof/>
        </w:rPr>
        <w:t>44</w:t>
      </w:r>
      <w:r w:rsidR="00FE58F8">
        <w:rPr>
          <w:noProof/>
        </w:rPr>
        <w:fldChar w:fldCharType="end"/>
      </w:r>
      <w:r>
        <w:t xml:space="preserve"> </w:t>
      </w:r>
      <w:r w:rsidRPr="006A6EA8">
        <w:t>– Tela de cadastro/alteração de categorias</w:t>
      </w:r>
      <w:bookmarkEnd w:id="89"/>
    </w:p>
    <w:p w:rsidR="00614D80" w:rsidRPr="00614D80" w:rsidRDefault="00614D80" w:rsidP="00614D80"/>
    <w:p w:rsidR="00B25799" w:rsidRDefault="00B25799" w:rsidP="00B25799">
      <w:pPr>
        <w:ind w:firstLine="0"/>
        <w:jc w:val="left"/>
      </w:pPr>
      <w:r>
        <w:t xml:space="preserve">A </w:t>
      </w:r>
      <w:r w:rsidR="00D41B6F">
        <w:t>Figura 44</w:t>
      </w:r>
      <w:r>
        <w:t xml:space="preserve"> exibe a tela de cadastro/alteração de categorias, somente usuários com perfil administrativo conseguem acessar esta funcionalidade.</w:t>
      </w:r>
    </w:p>
    <w:p w:rsidR="00B25799" w:rsidRDefault="00271078" w:rsidP="00B25799">
      <w:pPr>
        <w:ind w:firstLine="0"/>
        <w:jc w:val="left"/>
      </w:pPr>
      <w:r>
        <w:rPr>
          <w:noProof/>
          <w:lang w:eastAsia="pt-BR"/>
        </w:rPr>
        <w:drawing>
          <wp:inline distT="0" distB="0" distL="0" distR="0" wp14:anchorId="73216A48" wp14:editId="63F73C9F">
            <wp:extent cx="5760085" cy="28416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_gasto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841625"/>
                    </a:xfrm>
                    <a:prstGeom prst="rect">
                      <a:avLst/>
                    </a:prstGeom>
                  </pic:spPr>
                </pic:pic>
              </a:graphicData>
            </a:graphic>
          </wp:inline>
        </w:drawing>
      </w:r>
    </w:p>
    <w:p w:rsidR="006A10C8" w:rsidRDefault="00614D80" w:rsidP="00872DFA">
      <w:pPr>
        <w:pStyle w:val="Legenda"/>
        <w:ind w:firstLine="0"/>
        <w:rPr>
          <w:noProof/>
        </w:rPr>
      </w:pPr>
      <w:bookmarkStart w:id="90" w:name="_Toc332487335"/>
      <w:r>
        <w:t xml:space="preserve">Figura </w:t>
      </w:r>
      <w:r w:rsidR="00FE58F8">
        <w:fldChar w:fldCharType="begin"/>
      </w:r>
      <w:r w:rsidR="00FE58F8">
        <w:instrText xml:space="preserve"> SEQ Figura \* ARABIC </w:instrText>
      </w:r>
      <w:r w:rsidR="00FE58F8">
        <w:fldChar w:fldCharType="separate"/>
      </w:r>
      <w:r w:rsidR="00D41B6F">
        <w:rPr>
          <w:noProof/>
        </w:rPr>
        <w:t>45</w:t>
      </w:r>
      <w:r w:rsidR="00FE58F8">
        <w:rPr>
          <w:noProof/>
        </w:rPr>
        <w:fldChar w:fldCharType="end"/>
      </w:r>
      <w:r w:rsidRPr="00251BE9">
        <w:rPr>
          <w:noProof/>
        </w:rPr>
        <w:t xml:space="preserve"> – Tela de Relatório de Gastos</w:t>
      </w:r>
      <w:bookmarkEnd w:id="90"/>
    </w:p>
    <w:p w:rsidR="00614D80" w:rsidRPr="00614D80" w:rsidRDefault="00614D80" w:rsidP="00614D80"/>
    <w:p w:rsidR="006A10C8" w:rsidRDefault="006A10C8" w:rsidP="006A10C8">
      <w:pPr>
        <w:ind w:firstLine="0"/>
        <w:jc w:val="left"/>
      </w:pPr>
      <w:r>
        <w:t xml:space="preserve">A </w:t>
      </w:r>
      <w:r w:rsidR="00D41B6F">
        <w:t>Figura 45</w:t>
      </w:r>
      <w:r>
        <w:t xml:space="preserve"> exibe a tela de relatório de gastos, através desta funcionalidade o usuário consegue ver de forma clara onde estão seus maiores gastos.</w:t>
      </w:r>
    </w:p>
    <w:p w:rsidR="003A27BD" w:rsidRDefault="003A27BD" w:rsidP="003A27BD">
      <w:pPr>
        <w:ind w:firstLine="0"/>
        <w:jc w:val="center"/>
      </w:pPr>
    </w:p>
    <w:p w:rsidR="004153B0" w:rsidRDefault="004153B0" w:rsidP="003A27BD">
      <w:pPr>
        <w:ind w:firstLine="0"/>
        <w:jc w:val="center"/>
      </w:pPr>
    </w:p>
    <w:p w:rsidR="004153B0" w:rsidRDefault="004153B0" w:rsidP="003A27BD">
      <w:pPr>
        <w:ind w:firstLine="0"/>
        <w:jc w:val="center"/>
      </w:pPr>
    </w:p>
    <w:p w:rsidR="004153B0" w:rsidRDefault="004153B0" w:rsidP="003A27BD">
      <w:pPr>
        <w:ind w:firstLine="0"/>
        <w:jc w:val="center"/>
      </w:pPr>
    </w:p>
    <w:p w:rsidR="004153B0" w:rsidRDefault="004153B0" w:rsidP="003A27BD">
      <w:pPr>
        <w:ind w:firstLine="0"/>
        <w:jc w:val="center"/>
      </w:pPr>
    </w:p>
    <w:p w:rsidR="00BB3E08" w:rsidRDefault="005E795A" w:rsidP="00B023B7">
      <w:pPr>
        <w:pStyle w:val="Ttulo2"/>
      </w:pPr>
      <w:bookmarkStart w:id="91" w:name="_Toc332487384"/>
      <w:r>
        <w:lastRenderedPageBreak/>
        <w:t>4</w:t>
      </w:r>
      <w:r w:rsidR="00BB3E08">
        <w:t>.5.2</w:t>
      </w:r>
      <w:r w:rsidR="00BB3E08">
        <w:tab/>
        <w:t>Telas do Aplicativo e Utilização Módulo Mobile</w:t>
      </w:r>
      <w:r w:rsidR="00271078">
        <w:t xml:space="preserve"> JME</w:t>
      </w:r>
      <w:bookmarkEnd w:id="91"/>
    </w:p>
    <w:p w:rsidR="00BB3E08" w:rsidRDefault="00622DD3" w:rsidP="00622DD3">
      <w:pPr>
        <w:ind w:firstLine="0"/>
        <w:jc w:val="center"/>
      </w:pPr>
      <w:r>
        <w:rPr>
          <w:noProof/>
          <w:lang w:eastAsia="pt-BR"/>
        </w:rPr>
        <w:drawing>
          <wp:inline distT="0" distB="0" distL="0" distR="0" wp14:anchorId="1EDD9254" wp14:editId="35436FF1">
            <wp:extent cx="2306955" cy="3061970"/>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92" w:name="_Toc332487336"/>
      <w:r>
        <w:t xml:space="preserve">Figura </w:t>
      </w:r>
      <w:r w:rsidR="00FE58F8">
        <w:fldChar w:fldCharType="begin"/>
      </w:r>
      <w:r w:rsidR="00FE58F8">
        <w:instrText xml:space="preserve"> SEQ Figura \* ARABIC </w:instrText>
      </w:r>
      <w:r w:rsidR="00FE58F8">
        <w:fldChar w:fldCharType="separate"/>
      </w:r>
      <w:r w:rsidR="00D41B6F">
        <w:rPr>
          <w:noProof/>
        </w:rPr>
        <w:t>46</w:t>
      </w:r>
      <w:r w:rsidR="00FE58F8">
        <w:rPr>
          <w:noProof/>
        </w:rPr>
        <w:fldChar w:fldCharType="end"/>
      </w:r>
      <w:r w:rsidRPr="000A6B06">
        <w:t xml:space="preserve"> – Tela de apresentação do sistema </w:t>
      </w:r>
      <w:r w:rsidR="00F3327A">
        <w:t>mobile</w:t>
      </w:r>
      <w:bookmarkEnd w:id="92"/>
    </w:p>
    <w:p w:rsidR="00614D80" w:rsidRDefault="00614D80" w:rsidP="00622DD3">
      <w:pPr>
        <w:ind w:firstLine="0"/>
        <w:jc w:val="left"/>
      </w:pPr>
    </w:p>
    <w:p w:rsidR="00622DD3" w:rsidRDefault="00622DD3" w:rsidP="00622DD3">
      <w:pPr>
        <w:ind w:firstLine="0"/>
        <w:jc w:val="left"/>
      </w:pPr>
      <w:r>
        <w:t xml:space="preserve">A imagem </w:t>
      </w:r>
      <w:r w:rsidR="00E0769C">
        <w:t xml:space="preserve">da Figura </w:t>
      </w:r>
      <w:r w:rsidR="00D41B6F">
        <w:t>46</w:t>
      </w:r>
      <w:r>
        <w:t xml:space="preserve"> exibe a tela de apresentação do sistema, esta tela é exibida para o usuário no momento em que ele acessa o aplicativo no celular.</w:t>
      </w:r>
    </w:p>
    <w:p w:rsidR="00622DD3" w:rsidRDefault="00622DD3" w:rsidP="00622DD3">
      <w:pPr>
        <w:ind w:firstLine="0"/>
        <w:jc w:val="left"/>
      </w:pPr>
    </w:p>
    <w:p w:rsidR="00622DD3" w:rsidRDefault="00622DD3" w:rsidP="00622DD3">
      <w:pPr>
        <w:ind w:firstLine="0"/>
        <w:jc w:val="center"/>
      </w:pPr>
      <w:r>
        <w:rPr>
          <w:noProof/>
          <w:lang w:eastAsia="pt-BR"/>
        </w:rPr>
        <w:drawing>
          <wp:inline distT="0" distB="0" distL="0" distR="0" wp14:anchorId="772A38B4" wp14:editId="29CE4E86">
            <wp:extent cx="2328545" cy="3083560"/>
            <wp:effectExtent l="19050" t="0" r="0" b="0"/>
            <wp:docPr id="4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93" w:name="_Toc332487337"/>
      <w:r>
        <w:t xml:space="preserve">Figura </w:t>
      </w:r>
      <w:r w:rsidR="00FE58F8">
        <w:fldChar w:fldCharType="begin"/>
      </w:r>
      <w:r w:rsidR="00FE58F8">
        <w:instrText xml:space="preserve"> SEQ Figura \* ARABIC </w:instrText>
      </w:r>
      <w:r w:rsidR="00FE58F8">
        <w:fldChar w:fldCharType="separate"/>
      </w:r>
      <w:r w:rsidR="00D41B6F">
        <w:rPr>
          <w:noProof/>
        </w:rPr>
        <w:t>47</w:t>
      </w:r>
      <w:r w:rsidR="00FE58F8">
        <w:rPr>
          <w:noProof/>
        </w:rPr>
        <w:fldChar w:fldCharType="end"/>
      </w:r>
      <w:r w:rsidRPr="005658CF">
        <w:t xml:space="preserve"> – Tela de autenticação do sistema mobile</w:t>
      </w:r>
      <w:bookmarkEnd w:id="93"/>
    </w:p>
    <w:p w:rsidR="00614D80" w:rsidRDefault="00614D80" w:rsidP="00622DD3">
      <w:pPr>
        <w:ind w:firstLine="0"/>
        <w:jc w:val="left"/>
      </w:pPr>
    </w:p>
    <w:p w:rsidR="00622DD3" w:rsidRDefault="00622DD3" w:rsidP="00622DD3">
      <w:pPr>
        <w:ind w:firstLine="0"/>
        <w:jc w:val="left"/>
      </w:pPr>
      <w:r>
        <w:t xml:space="preserve">A imagem </w:t>
      </w:r>
      <w:r w:rsidR="00E0769C">
        <w:t xml:space="preserve">da Figura </w:t>
      </w:r>
      <w:r w:rsidR="00D41B6F">
        <w:t>47</w:t>
      </w:r>
      <w:r>
        <w:t xml:space="preserve"> exibe a tela de autenticação de usuários no sistema móbile, esta tela só é exibida para o usuário uma única vez após a instalação do aplicativo no celular.</w:t>
      </w:r>
    </w:p>
    <w:p w:rsidR="00622DD3" w:rsidRDefault="00622DD3" w:rsidP="00622DD3">
      <w:pPr>
        <w:ind w:firstLine="0"/>
        <w:jc w:val="center"/>
      </w:pPr>
      <w:r>
        <w:rPr>
          <w:noProof/>
          <w:lang w:eastAsia="pt-BR"/>
        </w:rPr>
        <w:lastRenderedPageBreak/>
        <w:drawing>
          <wp:inline distT="0" distB="0" distL="0" distR="0" wp14:anchorId="6AA72B57" wp14:editId="2A369F72">
            <wp:extent cx="2306955" cy="3061970"/>
            <wp:effectExtent l="19050" t="0" r="0" b="0"/>
            <wp:docPr id="4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94" w:name="_Toc332487338"/>
      <w:r>
        <w:t xml:space="preserve">Figura </w:t>
      </w:r>
      <w:r w:rsidR="00FE58F8">
        <w:fldChar w:fldCharType="begin"/>
      </w:r>
      <w:r w:rsidR="00FE58F8">
        <w:instrText xml:space="preserve"> SEQ Figura \* ARABIC </w:instrText>
      </w:r>
      <w:r w:rsidR="00FE58F8">
        <w:fldChar w:fldCharType="separate"/>
      </w:r>
      <w:r w:rsidR="00D41B6F">
        <w:rPr>
          <w:noProof/>
        </w:rPr>
        <w:t>48</w:t>
      </w:r>
      <w:r w:rsidR="00FE58F8">
        <w:rPr>
          <w:noProof/>
        </w:rPr>
        <w:fldChar w:fldCharType="end"/>
      </w:r>
      <w:r w:rsidRPr="000A330F">
        <w:t xml:space="preserve"> – Tela inicial do sistema</w:t>
      </w:r>
      <w:bookmarkEnd w:id="94"/>
    </w:p>
    <w:p w:rsidR="00614D80" w:rsidRPr="00614D80" w:rsidRDefault="00614D80" w:rsidP="00614D80"/>
    <w:p w:rsidR="00622DD3" w:rsidRDefault="00622DD3" w:rsidP="00622DD3">
      <w:pPr>
        <w:ind w:firstLine="0"/>
        <w:jc w:val="left"/>
      </w:pPr>
      <w:r>
        <w:t xml:space="preserve">A imagem </w:t>
      </w:r>
      <w:r w:rsidR="00E0769C">
        <w:t xml:space="preserve">da Figura </w:t>
      </w:r>
      <w:r w:rsidR="00D41B6F">
        <w:t>48</w:t>
      </w:r>
      <w:r w:rsidR="00E0769C">
        <w:t xml:space="preserve"> </w:t>
      </w:r>
      <w:r>
        <w:t>exibe a tela inicial do sistema, esta tela é exibida para o usuário logo após sua autenticação no aplicativo.</w:t>
      </w:r>
    </w:p>
    <w:p w:rsidR="004128F7" w:rsidRDefault="004128F7" w:rsidP="00622DD3">
      <w:pPr>
        <w:ind w:firstLine="0"/>
        <w:jc w:val="left"/>
      </w:pPr>
    </w:p>
    <w:p w:rsidR="00622DD3" w:rsidRDefault="00622DD3" w:rsidP="00622DD3">
      <w:pPr>
        <w:ind w:firstLine="0"/>
        <w:jc w:val="center"/>
      </w:pPr>
      <w:r>
        <w:rPr>
          <w:noProof/>
          <w:lang w:eastAsia="pt-BR"/>
        </w:rPr>
        <w:drawing>
          <wp:inline distT="0" distB="0" distL="0" distR="0" wp14:anchorId="0C8F8F0A" wp14:editId="7A6F3611">
            <wp:extent cx="2286000" cy="3051810"/>
            <wp:effectExtent l="19050" t="0" r="0" b="0"/>
            <wp:docPr id="5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2286000" cy="305181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95" w:name="_Toc332487339"/>
      <w:r>
        <w:t xml:space="preserve">Figura </w:t>
      </w:r>
      <w:r w:rsidR="00FE58F8">
        <w:fldChar w:fldCharType="begin"/>
      </w:r>
      <w:r w:rsidR="00FE58F8">
        <w:instrText xml:space="preserve"> SEQ Figura \* ARABIC </w:instrText>
      </w:r>
      <w:r w:rsidR="00FE58F8">
        <w:fldChar w:fldCharType="separate"/>
      </w:r>
      <w:r w:rsidR="00D41B6F">
        <w:rPr>
          <w:noProof/>
        </w:rPr>
        <w:t>49</w:t>
      </w:r>
      <w:r w:rsidR="00FE58F8">
        <w:rPr>
          <w:noProof/>
        </w:rPr>
        <w:fldChar w:fldCharType="end"/>
      </w:r>
      <w:r>
        <w:t xml:space="preserve"> </w:t>
      </w:r>
      <w:r w:rsidRPr="00BB6C49">
        <w:t>– Tela de inserção de gastos</w:t>
      </w:r>
      <w:bookmarkEnd w:id="95"/>
    </w:p>
    <w:p w:rsidR="00614D80" w:rsidRPr="00614D80" w:rsidRDefault="00614D80" w:rsidP="00614D80"/>
    <w:p w:rsidR="00622DD3" w:rsidRDefault="00622DD3" w:rsidP="00622DD3">
      <w:pPr>
        <w:ind w:firstLine="0"/>
        <w:jc w:val="left"/>
      </w:pPr>
      <w:r>
        <w:t xml:space="preserve">A imagem </w:t>
      </w:r>
      <w:r w:rsidR="00E0769C">
        <w:t xml:space="preserve">da Figura </w:t>
      </w:r>
      <w:r w:rsidR="00D41B6F">
        <w:t>49</w:t>
      </w:r>
      <w:r w:rsidR="00E0769C">
        <w:t xml:space="preserve"> </w:t>
      </w:r>
      <w:r>
        <w:t xml:space="preserve">exibe </w:t>
      </w:r>
      <w:r w:rsidR="004128F7">
        <w:t>a tela de inserção de gastos, através desta tela o usuário poderá informar gastos onde quer que esteja, ind</w:t>
      </w:r>
      <w:r w:rsidR="00E0769C">
        <w:t>ependente de ter conexão com a I</w:t>
      </w:r>
      <w:r w:rsidR="004128F7">
        <w:t>nternet ou não.</w:t>
      </w:r>
    </w:p>
    <w:p w:rsidR="004128F7" w:rsidRDefault="004128F7" w:rsidP="004128F7">
      <w:pPr>
        <w:ind w:firstLine="0"/>
        <w:jc w:val="center"/>
      </w:pPr>
      <w:r>
        <w:rPr>
          <w:noProof/>
          <w:lang w:eastAsia="pt-BR"/>
        </w:rPr>
        <w:lastRenderedPageBreak/>
        <w:drawing>
          <wp:inline distT="0" distB="0" distL="0" distR="0" wp14:anchorId="177A164D" wp14:editId="41B63FA5">
            <wp:extent cx="2328545" cy="3072765"/>
            <wp:effectExtent l="19050" t="0" r="0" b="0"/>
            <wp:docPr id="5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32854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6" w:name="_Toc332487340"/>
      <w:r>
        <w:t xml:space="preserve">Figura </w:t>
      </w:r>
      <w:r w:rsidR="00FE58F8">
        <w:fldChar w:fldCharType="begin"/>
      </w:r>
      <w:r w:rsidR="00FE58F8">
        <w:instrText xml:space="preserve"> SEQ Figura \* ARABIC </w:instrText>
      </w:r>
      <w:r w:rsidR="00FE58F8">
        <w:fldChar w:fldCharType="separate"/>
      </w:r>
      <w:r w:rsidR="00D41B6F">
        <w:rPr>
          <w:noProof/>
        </w:rPr>
        <w:t>50</w:t>
      </w:r>
      <w:r w:rsidR="00FE58F8">
        <w:rPr>
          <w:noProof/>
        </w:rPr>
        <w:fldChar w:fldCharType="end"/>
      </w:r>
      <w:r w:rsidRPr="00DE7589">
        <w:t xml:space="preserve"> – Tela de consulta de gastos</w:t>
      </w:r>
      <w:bookmarkEnd w:id="96"/>
    </w:p>
    <w:p w:rsidR="00614D80" w:rsidRPr="00614D80" w:rsidRDefault="00614D80" w:rsidP="00614D80"/>
    <w:p w:rsidR="004128F7" w:rsidRDefault="00CA3684" w:rsidP="00CA3684">
      <w:pPr>
        <w:ind w:firstLine="0"/>
        <w:jc w:val="left"/>
      </w:pPr>
      <w:r>
        <w:t xml:space="preserve">A imagem </w:t>
      </w:r>
      <w:r w:rsidR="00E0769C">
        <w:t xml:space="preserve">da Figura </w:t>
      </w:r>
      <w:r w:rsidR="00D41B6F">
        <w:t>50</w:t>
      </w:r>
      <w:r w:rsidR="00E0769C">
        <w:t xml:space="preserve"> </w:t>
      </w:r>
      <w:r>
        <w:t>exibe a tela de consulta de gastos.</w:t>
      </w:r>
    </w:p>
    <w:p w:rsidR="00CA3684" w:rsidRDefault="00CA3684" w:rsidP="00CA3684">
      <w:pPr>
        <w:ind w:firstLine="0"/>
        <w:jc w:val="left"/>
      </w:pPr>
    </w:p>
    <w:p w:rsidR="004128F7" w:rsidRDefault="004128F7" w:rsidP="004128F7">
      <w:pPr>
        <w:ind w:firstLine="0"/>
        <w:jc w:val="center"/>
      </w:pPr>
      <w:r>
        <w:rPr>
          <w:noProof/>
          <w:lang w:eastAsia="pt-BR"/>
        </w:rPr>
        <w:drawing>
          <wp:inline distT="0" distB="0" distL="0" distR="0" wp14:anchorId="07B47536" wp14:editId="31014B0C">
            <wp:extent cx="2306955" cy="3061970"/>
            <wp:effectExtent l="19050" t="0" r="0" b="0"/>
            <wp:docPr id="5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7" w:name="_Toc332487341"/>
      <w:r>
        <w:t xml:space="preserve">Figura </w:t>
      </w:r>
      <w:r w:rsidR="00FE58F8">
        <w:fldChar w:fldCharType="begin"/>
      </w:r>
      <w:r w:rsidR="00FE58F8">
        <w:instrText xml:space="preserve"> SEQ Figura \* ARABIC </w:instrText>
      </w:r>
      <w:r w:rsidR="00FE58F8">
        <w:fldChar w:fldCharType="separate"/>
      </w:r>
      <w:r w:rsidR="00D41B6F">
        <w:rPr>
          <w:noProof/>
        </w:rPr>
        <w:t>51</w:t>
      </w:r>
      <w:r w:rsidR="00FE58F8">
        <w:rPr>
          <w:noProof/>
        </w:rPr>
        <w:fldChar w:fldCharType="end"/>
      </w:r>
      <w:r w:rsidRPr="00B55237">
        <w:t xml:space="preserve"> – Tela de exibição de resultados da consulta</w:t>
      </w:r>
      <w:bookmarkEnd w:id="97"/>
    </w:p>
    <w:p w:rsidR="00614D80" w:rsidRDefault="00614D80" w:rsidP="004128F7">
      <w:pPr>
        <w:ind w:firstLine="0"/>
        <w:jc w:val="center"/>
      </w:pPr>
    </w:p>
    <w:p w:rsidR="004128F7" w:rsidRDefault="00CA3684" w:rsidP="00CA3684">
      <w:pPr>
        <w:ind w:firstLine="0"/>
        <w:jc w:val="left"/>
      </w:pPr>
      <w:r>
        <w:t xml:space="preserve">A imagem </w:t>
      </w:r>
      <w:r w:rsidR="00E0769C">
        <w:t xml:space="preserve">da Figura </w:t>
      </w:r>
      <w:r w:rsidR="00D41B6F">
        <w:t>51</w:t>
      </w:r>
      <w:r w:rsidR="00E0769C">
        <w:t xml:space="preserve"> </w:t>
      </w:r>
      <w:r>
        <w:t>exibe a tela de listagem dos resultados da tela de consulta.</w:t>
      </w:r>
    </w:p>
    <w:p w:rsidR="004128F7" w:rsidRDefault="004128F7" w:rsidP="004128F7">
      <w:pPr>
        <w:ind w:firstLine="0"/>
        <w:jc w:val="center"/>
      </w:pPr>
      <w:r>
        <w:rPr>
          <w:noProof/>
          <w:lang w:eastAsia="pt-BR"/>
        </w:rPr>
        <w:lastRenderedPageBreak/>
        <w:drawing>
          <wp:inline distT="0" distB="0" distL="0" distR="0" wp14:anchorId="19A8C834" wp14:editId="7B15393F">
            <wp:extent cx="2317750" cy="3061970"/>
            <wp:effectExtent l="19050" t="0" r="6350" b="0"/>
            <wp:docPr id="5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2317750"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8" w:name="_Toc332487342"/>
      <w:r>
        <w:t xml:space="preserve">Figura </w:t>
      </w:r>
      <w:r w:rsidR="00FE58F8">
        <w:fldChar w:fldCharType="begin"/>
      </w:r>
      <w:r w:rsidR="00FE58F8">
        <w:instrText xml:space="preserve"> SEQ Figura \* ARABI</w:instrText>
      </w:r>
      <w:r w:rsidR="00FE58F8">
        <w:instrText xml:space="preserve">C </w:instrText>
      </w:r>
      <w:r w:rsidR="00FE58F8">
        <w:fldChar w:fldCharType="separate"/>
      </w:r>
      <w:r w:rsidR="00D41B6F">
        <w:rPr>
          <w:noProof/>
        </w:rPr>
        <w:t>52</w:t>
      </w:r>
      <w:r w:rsidR="00FE58F8">
        <w:rPr>
          <w:noProof/>
        </w:rPr>
        <w:fldChar w:fldCharType="end"/>
      </w:r>
      <w:r w:rsidRPr="002B2D38">
        <w:t xml:space="preserve"> – Tela de opções pós consulta</w:t>
      </w:r>
      <w:bookmarkEnd w:id="98"/>
    </w:p>
    <w:p w:rsidR="00614D80" w:rsidRPr="00614D80" w:rsidRDefault="00614D80" w:rsidP="00614D80"/>
    <w:p w:rsidR="00C95C0D" w:rsidRDefault="00C95C0D" w:rsidP="00C95C0D">
      <w:pPr>
        <w:ind w:firstLine="0"/>
        <w:jc w:val="left"/>
      </w:pPr>
      <w:r>
        <w:t xml:space="preserve">A imagem </w:t>
      </w:r>
      <w:r w:rsidR="00E0769C">
        <w:t xml:space="preserve">da Figura </w:t>
      </w:r>
      <w:r w:rsidR="00D41B6F">
        <w:t>52</w:t>
      </w:r>
      <w:r w:rsidR="00E0769C">
        <w:t xml:space="preserve"> </w:t>
      </w:r>
      <w:r>
        <w:t xml:space="preserve">exibe </w:t>
      </w:r>
      <w:r w:rsidR="00DA0093">
        <w:t>a tela de opções dos itens exibidos na consulta.</w:t>
      </w:r>
    </w:p>
    <w:p w:rsidR="004128F7" w:rsidRDefault="004128F7" w:rsidP="004128F7">
      <w:pPr>
        <w:ind w:firstLine="0"/>
        <w:jc w:val="center"/>
      </w:pPr>
    </w:p>
    <w:p w:rsidR="004128F7" w:rsidRDefault="004128F7" w:rsidP="004128F7">
      <w:pPr>
        <w:ind w:firstLine="0"/>
        <w:jc w:val="center"/>
      </w:pPr>
      <w:r>
        <w:rPr>
          <w:noProof/>
          <w:lang w:eastAsia="pt-BR"/>
        </w:rPr>
        <w:drawing>
          <wp:inline distT="0" distB="0" distL="0" distR="0" wp14:anchorId="7842153A" wp14:editId="1A354F47">
            <wp:extent cx="2296795" cy="3072765"/>
            <wp:effectExtent l="19050" t="0" r="8255" b="0"/>
            <wp:docPr id="5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srcRect/>
                    <a:stretch>
                      <a:fillRect/>
                    </a:stretch>
                  </pic:blipFill>
                  <pic:spPr bwMode="auto">
                    <a:xfrm>
                      <a:off x="0" y="0"/>
                      <a:ext cx="229679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9" w:name="_Toc332487343"/>
      <w:r>
        <w:t xml:space="preserve">Figura </w:t>
      </w:r>
      <w:r w:rsidR="00FE58F8">
        <w:fldChar w:fldCharType="begin"/>
      </w:r>
      <w:r w:rsidR="00FE58F8">
        <w:instrText xml:space="preserve"> SEQ Figura \* ARABIC </w:instrText>
      </w:r>
      <w:r w:rsidR="00FE58F8">
        <w:fldChar w:fldCharType="separate"/>
      </w:r>
      <w:r w:rsidR="00D41B6F">
        <w:rPr>
          <w:noProof/>
        </w:rPr>
        <w:t>53</w:t>
      </w:r>
      <w:r w:rsidR="00FE58F8">
        <w:rPr>
          <w:noProof/>
        </w:rPr>
        <w:fldChar w:fldCharType="end"/>
      </w:r>
      <w:r w:rsidRPr="00F5225E">
        <w:t xml:space="preserve"> – Tela de edição de gastos</w:t>
      </w:r>
      <w:bookmarkEnd w:id="99"/>
    </w:p>
    <w:p w:rsidR="00614D80" w:rsidRPr="00614D80" w:rsidRDefault="00614D80" w:rsidP="00614D80"/>
    <w:p w:rsidR="004128F7" w:rsidRDefault="00DA0093" w:rsidP="00DA0093">
      <w:pPr>
        <w:ind w:firstLine="0"/>
        <w:jc w:val="left"/>
      </w:pPr>
      <w:r>
        <w:t xml:space="preserve">A imagem </w:t>
      </w:r>
      <w:r w:rsidR="00E0769C">
        <w:t xml:space="preserve">da Figura </w:t>
      </w:r>
      <w:r w:rsidR="00D41B6F">
        <w:t>53</w:t>
      </w:r>
      <w:r w:rsidR="00E0769C">
        <w:t xml:space="preserve"> </w:t>
      </w:r>
      <w:r>
        <w:t>exibe a tela de edição de gastos.</w:t>
      </w:r>
    </w:p>
    <w:p w:rsidR="004128F7" w:rsidRDefault="004128F7" w:rsidP="004128F7">
      <w:pPr>
        <w:ind w:firstLine="0"/>
        <w:jc w:val="center"/>
      </w:pPr>
      <w:r>
        <w:rPr>
          <w:noProof/>
          <w:lang w:eastAsia="pt-BR"/>
        </w:rPr>
        <w:lastRenderedPageBreak/>
        <w:drawing>
          <wp:inline distT="0" distB="0" distL="0" distR="0" wp14:anchorId="0A2F1E5A" wp14:editId="4CAC2814">
            <wp:extent cx="2296795" cy="3061970"/>
            <wp:effectExtent l="19050" t="0" r="8255" b="0"/>
            <wp:docPr id="55"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229679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0" w:name="_Toc332487344"/>
      <w:r>
        <w:t xml:space="preserve">Figura </w:t>
      </w:r>
      <w:r w:rsidR="00FE58F8">
        <w:fldChar w:fldCharType="begin"/>
      </w:r>
      <w:r w:rsidR="00FE58F8">
        <w:instrText xml:space="preserve"> SEQ Figura \* ARABIC </w:instrText>
      </w:r>
      <w:r w:rsidR="00FE58F8">
        <w:fldChar w:fldCharType="separate"/>
      </w:r>
      <w:r w:rsidR="004153B0">
        <w:rPr>
          <w:noProof/>
        </w:rPr>
        <w:t>54</w:t>
      </w:r>
      <w:r w:rsidR="00FE58F8">
        <w:rPr>
          <w:noProof/>
        </w:rPr>
        <w:fldChar w:fldCharType="end"/>
      </w:r>
      <w:r w:rsidRPr="00321554">
        <w:t xml:space="preserve"> – Tela de consulta do relatório</w:t>
      </w:r>
      <w:bookmarkEnd w:id="100"/>
    </w:p>
    <w:p w:rsidR="00614D80" w:rsidRPr="00614D80" w:rsidRDefault="00614D80" w:rsidP="00614D80"/>
    <w:p w:rsidR="004128F7" w:rsidRDefault="00DA0093" w:rsidP="00DA0093">
      <w:pPr>
        <w:ind w:firstLine="0"/>
        <w:jc w:val="left"/>
      </w:pPr>
      <w:r>
        <w:t xml:space="preserve">A imagem </w:t>
      </w:r>
      <w:r w:rsidR="00E0769C">
        <w:t xml:space="preserve">da Figura </w:t>
      </w:r>
      <w:r w:rsidR="004153B0">
        <w:t>54</w:t>
      </w:r>
      <w:r w:rsidR="00E0769C">
        <w:t xml:space="preserve"> </w:t>
      </w:r>
      <w:r>
        <w:t>exibe a tela de consulta para geração do relatório de gastos.</w:t>
      </w:r>
    </w:p>
    <w:p w:rsidR="00DA0093" w:rsidRDefault="00DA0093" w:rsidP="00DA0093">
      <w:pPr>
        <w:ind w:firstLine="0"/>
        <w:jc w:val="left"/>
      </w:pPr>
    </w:p>
    <w:p w:rsidR="004128F7" w:rsidRDefault="004128F7" w:rsidP="004128F7">
      <w:pPr>
        <w:ind w:firstLine="0"/>
        <w:jc w:val="center"/>
      </w:pPr>
      <w:r>
        <w:rPr>
          <w:noProof/>
          <w:lang w:eastAsia="pt-BR"/>
        </w:rPr>
        <w:drawing>
          <wp:inline distT="0" distB="0" distL="0" distR="0" wp14:anchorId="038A68C0" wp14:editId="6FE14D49">
            <wp:extent cx="2328545" cy="3083560"/>
            <wp:effectExtent l="19050" t="0" r="0" b="0"/>
            <wp:docPr id="5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1" w:name="_Toc332487345"/>
      <w:r>
        <w:t xml:space="preserve">Figura </w:t>
      </w:r>
      <w:r w:rsidR="00FE58F8">
        <w:fldChar w:fldCharType="begin"/>
      </w:r>
      <w:r w:rsidR="00FE58F8">
        <w:instrText xml:space="preserve"> SEQ Figura \* ARABIC </w:instrText>
      </w:r>
      <w:r w:rsidR="00FE58F8">
        <w:fldChar w:fldCharType="separate"/>
      </w:r>
      <w:r w:rsidR="004153B0">
        <w:rPr>
          <w:noProof/>
        </w:rPr>
        <w:t>55</w:t>
      </w:r>
      <w:r w:rsidR="00FE58F8">
        <w:rPr>
          <w:noProof/>
        </w:rPr>
        <w:fldChar w:fldCharType="end"/>
      </w:r>
      <w:r w:rsidRPr="004D3D05">
        <w:t xml:space="preserve"> – Relatório de gastos agrupado por categoria</w:t>
      </w:r>
      <w:bookmarkEnd w:id="101"/>
    </w:p>
    <w:p w:rsidR="00614D80" w:rsidRPr="00614D80" w:rsidRDefault="00614D80" w:rsidP="00614D80"/>
    <w:p w:rsidR="004128F7" w:rsidRDefault="00DA0093" w:rsidP="00DA0093">
      <w:pPr>
        <w:ind w:firstLine="0"/>
        <w:jc w:val="left"/>
      </w:pPr>
      <w:r>
        <w:t xml:space="preserve">A imagem </w:t>
      </w:r>
      <w:r w:rsidR="00E0769C">
        <w:t xml:space="preserve">da Figura </w:t>
      </w:r>
      <w:r w:rsidR="004153B0">
        <w:t>55</w:t>
      </w:r>
      <w:r w:rsidR="00E0769C">
        <w:t xml:space="preserve"> </w:t>
      </w:r>
      <w:r>
        <w:t>mostra a tela de exibição do relatório de gastos, os gastos são agrupados por categoria.</w:t>
      </w:r>
    </w:p>
    <w:p w:rsidR="004128F7" w:rsidRDefault="004128F7" w:rsidP="004128F7">
      <w:pPr>
        <w:ind w:firstLine="0"/>
        <w:jc w:val="center"/>
      </w:pPr>
      <w:r>
        <w:rPr>
          <w:noProof/>
          <w:lang w:eastAsia="pt-BR"/>
        </w:rPr>
        <w:lastRenderedPageBreak/>
        <w:drawing>
          <wp:inline distT="0" distB="0" distL="0" distR="0" wp14:anchorId="315EEAEC" wp14:editId="21672DE3">
            <wp:extent cx="2306955" cy="3072765"/>
            <wp:effectExtent l="19050" t="0" r="0" b="0"/>
            <wp:docPr id="5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230695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2" w:name="_Toc332487346"/>
      <w:r>
        <w:t xml:space="preserve">Figura </w:t>
      </w:r>
      <w:r w:rsidR="00FE58F8">
        <w:fldChar w:fldCharType="begin"/>
      </w:r>
      <w:r w:rsidR="00FE58F8">
        <w:instrText xml:space="preserve"> SEQ Figura \* ARABIC </w:instrText>
      </w:r>
      <w:r w:rsidR="00FE58F8">
        <w:fldChar w:fldCharType="separate"/>
      </w:r>
      <w:r w:rsidR="004153B0">
        <w:rPr>
          <w:noProof/>
        </w:rPr>
        <w:t>56</w:t>
      </w:r>
      <w:r w:rsidR="00FE58F8">
        <w:rPr>
          <w:noProof/>
        </w:rPr>
        <w:fldChar w:fldCharType="end"/>
      </w:r>
      <w:r w:rsidRPr="000E296D">
        <w:t xml:space="preserve"> – Custo do relatório desmembrado</w:t>
      </w:r>
      <w:bookmarkEnd w:id="102"/>
    </w:p>
    <w:p w:rsidR="00614D80" w:rsidRPr="00614D80" w:rsidRDefault="00614D80" w:rsidP="00614D80"/>
    <w:p w:rsidR="00DA0093" w:rsidRDefault="00DA0093" w:rsidP="00DA0093">
      <w:pPr>
        <w:ind w:firstLine="0"/>
        <w:jc w:val="left"/>
      </w:pPr>
      <w:r>
        <w:t xml:space="preserve">A imagem </w:t>
      </w:r>
      <w:r w:rsidR="00E0769C">
        <w:t xml:space="preserve">da Figura </w:t>
      </w:r>
      <w:r w:rsidR="004153B0">
        <w:t>56</w:t>
      </w:r>
      <w:r w:rsidR="00E0769C">
        <w:t xml:space="preserve"> </w:t>
      </w:r>
      <w:r>
        <w:t xml:space="preserve">exibe a tela do relatório de gastos com os valores </w:t>
      </w:r>
      <w:r w:rsidR="004153B0">
        <w:t>desmembrados</w:t>
      </w:r>
      <w:r>
        <w:t>.</w:t>
      </w:r>
    </w:p>
    <w:p w:rsidR="004128F7" w:rsidRDefault="004128F7" w:rsidP="004128F7">
      <w:pPr>
        <w:ind w:firstLine="0"/>
        <w:jc w:val="center"/>
      </w:pPr>
    </w:p>
    <w:p w:rsidR="004128F7" w:rsidRDefault="004128F7" w:rsidP="004128F7">
      <w:pPr>
        <w:ind w:firstLine="0"/>
        <w:jc w:val="center"/>
      </w:pPr>
      <w:r>
        <w:rPr>
          <w:noProof/>
          <w:lang w:eastAsia="pt-BR"/>
        </w:rPr>
        <w:drawing>
          <wp:inline distT="0" distB="0" distL="0" distR="0" wp14:anchorId="0E582241" wp14:editId="6626C159">
            <wp:extent cx="2306955" cy="3061970"/>
            <wp:effectExtent l="19050" t="0" r="0" b="0"/>
            <wp:docPr id="58"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3" w:name="_Toc332487347"/>
      <w:r>
        <w:t xml:space="preserve">Figura </w:t>
      </w:r>
      <w:r w:rsidR="00FE58F8">
        <w:fldChar w:fldCharType="begin"/>
      </w:r>
      <w:r w:rsidR="00FE58F8">
        <w:instrText xml:space="preserve"> SEQ</w:instrText>
      </w:r>
      <w:r w:rsidR="00FE58F8">
        <w:instrText xml:space="preserve"> Figura \* ARABIC </w:instrText>
      </w:r>
      <w:r w:rsidR="00FE58F8">
        <w:fldChar w:fldCharType="separate"/>
      </w:r>
      <w:r w:rsidR="004153B0">
        <w:rPr>
          <w:noProof/>
        </w:rPr>
        <w:t>57</w:t>
      </w:r>
      <w:r w:rsidR="00FE58F8">
        <w:rPr>
          <w:noProof/>
        </w:rPr>
        <w:fldChar w:fldCharType="end"/>
      </w:r>
      <w:r w:rsidRPr="00246C3E">
        <w:t xml:space="preserve"> – Tela inicial no momento do sincronismo</w:t>
      </w:r>
      <w:bookmarkEnd w:id="103"/>
    </w:p>
    <w:p w:rsidR="00614D80" w:rsidRPr="00614D80" w:rsidRDefault="00614D80" w:rsidP="00614D80"/>
    <w:p w:rsidR="00622DD3" w:rsidRDefault="00DA0093" w:rsidP="00DA0093">
      <w:pPr>
        <w:ind w:firstLine="0"/>
        <w:jc w:val="left"/>
      </w:pPr>
      <w:r>
        <w:t xml:space="preserve">A imagem </w:t>
      </w:r>
      <w:r w:rsidR="00E0769C">
        <w:t xml:space="preserve">da Figura </w:t>
      </w:r>
      <w:r w:rsidR="004153B0">
        <w:t>57</w:t>
      </w:r>
      <w:r w:rsidR="00E0769C">
        <w:t xml:space="preserve"> </w:t>
      </w:r>
      <w:r>
        <w:t>exibe a tela inicial do sistema no momento em que o usuário pressiona a opção Sincronizar</w:t>
      </w:r>
      <w:r w:rsidR="00E0769C">
        <w:t xml:space="preserve">, neste momento o aplicativo no dispositivo móvel efetua um sincronismo das informações entre ele e o servidor </w:t>
      </w:r>
      <w:r w:rsidR="005B5ED1">
        <w:t>de aplicações na internet</w:t>
      </w:r>
      <w:r>
        <w:t>.</w:t>
      </w:r>
    </w:p>
    <w:p w:rsidR="00BB3E08" w:rsidRDefault="00BB3E08" w:rsidP="00AE7483"/>
    <w:p w:rsidR="002A6A2D" w:rsidRDefault="002A6A2D" w:rsidP="00AE7483"/>
    <w:p w:rsidR="002A6A2D" w:rsidRDefault="002A6A2D" w:rsidP="002A6A2D">
      <w:pPr>
        <w:pStyle w:val="Ttulo2"/>
      </w:pPr>
      <w:bookmarkStart w:id="104" w:name="_Toc332487385"/>
      <w:r>
        <w:t>4.5.3</w:t>
      </w:r>
      <w:r>
        <w:tab/>
        <w:t>Telas do Aplicativo e Utilização Módulo Android</w:t>
      </w:r>
      <w:bookmarkEnd w:id="104"/>
    </w:p>
    <w:p w:rsidR="002A6A2D" w:rsidRPr="002A6A2D" w:rsidRDefault="002A6A2D" w:rsidP="002A6A2D"/>
    <w:p w:rsidR="002A6A2D" w:rsidRDefault="002A6A2D" w:rsidP="002A6A2D">
      <w:pPr>
        <w:jc w:val="center"/>
      </w:pPr>
      <w:r>
        <w:rPr>
          <w:noProof/>
          <w:lang w:eastAsia="pt-BR"/>
        </w:rPr>
        <w:drawing>
          <wp:inline distT="0" distB="0" distL="0" distR="0" wp14:anchorId="77D453D6" wp14:editId="27A13726">
            <wp:extent cx="1449238" cy="269748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19-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51172" cy="2701087"/>
                    </a:xfrm>
                    <a:prstGeom prst="rect">
                      <a:avLst/>
                    </a:prstGeom>
                  </pic:spPr>
                </pic:pic>
              </a:graphicData>
            </a:graphic>
          </wp:inline>
        </w:drawing>
      </w:r>
    </w:p>
    <w:p w:rsidR="002A6A2D" w:rsidRDefault="002A6A2D" w:rsidP="002A6A2D">
      <w:pPr>
        <w:pStyle w:val="Legenda"/>
        <w:ind w:firstLine="0"/>
      </w:pPr>
      <w:bookmarkStart w:id="105" w:name="_Toc332487348"/>
      <w:r>
        <w:t xml:space="preserve">Figura </w:t>
      </w:r>
      <w:r w:rsidR="00FE58F8">
        <w:fldChar w:fldCharType="begin"/>
      </w:r>
      <w:r w:rsidR="00FE58F8">
        <w:instrText xml:space="preserve"> SEQ Figura \* ARABIC </w:instrText>
      </w:r>
      <w:r w:rsidR="00FE58F8">
        <w:fldChar w:fldCharType="separate"/>
      </w:r>
      <w:r>
        <w:rPr>
          <w:noProof/>
        </w:rPr>
        <w:t>58</w:t>
      </w:r>
      <w:r w:rsidR="00FE58F8">
        <w:rPr>
          <w:noProof/>
        </w:rPr>
        <w:fldChar w:fldCharType="end"/>
      </w:r>
      <w:r w:rsidRPr="00246C3E">
        <w:t xml:space="preserve"> – </w:t>
      </w:r>
      <w:r w:rsidR="00BE3639">
        <w:t>Tela de Login</w:t>
      </w:r>
      <w:bookmarkEnd w:id="105"/>
    </w:p>
    <w:p w:rsidR="002A6A2D" w:rsidRDefault="002A6A2D" w:rsidP="002A6A2D">
      <w:pPr>
        <w:jc w:val="center"/>
      </w:pPr>
    </w:p>
    <w:p w:rsidR="002A6A2D" w:rsidRDefault="002A6A2D" w:rsidP="002A6A2D">
      <w:pPr>
        <w:ind w:firstLine="709"/>
        <w:jc w:val="left"/>
      </w:pPr>
      <w:r>
        <w:t>A imagem da Figura 58 exibe a tela de autenticação do módulo para o sistema operacional Android.</w:t>
      </w:r>
    </w:p>
    <w:p w:rsidR="002A6A2D" w:rsidRDefault="002A6A2D" w:rsidP="002A6A2D">
      <w:pPr>
        <w:jc w:val="center"/>
      </w:pPr>
    </w:p>
    <w:p w:rsidR="002A6A2D" w:rsidRDefault="002A6A2D" w:rsidP="002A6A2D">
      <w:pPr>
        <w:jc w:val="center"/>
      </w:pPr>
      <w:r>
        <w:rPr>
          <w:noProof/>
          <w:lang w:eastAsia="pt-BR"/>
        </w:rPr>
        <w:drawing>
          <wp:inline distT="0" distB="0" distL="0" distR="0" wp14:anchorId="6ECD70C3" wp14:editId="5A6BDF60">
            <wp:extent cx="1464765" cy="244127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0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66319" cy="2443867"/>
                    </a:xfrm>
                    <a:prstGeom prst="rect">
                      <a:avLst/>
                    </a:prstGeom>
                  </pic:spPr>
                </pic:pic>
              </a:graphicData>
            </a:graphic>
          </wp:inline>
        </w:drawing>
      </w:r>
    </w:p>
    <w:p w:rsidR="002A6A2D" w:rsidRDefault="002A6A2D" w:rsidP="002A6A2D">
      <w:pPr>
        <w:pStyle w:val="Legenda"/>
        <w:ind w:firstLine="0"/>
      </w:pPr>
      <w:bookmarkStart w:id="106" w:name="_Toc332487349"/>
      <w:r>
        <w:t xml:space="preserve">Figura </w:t>
      </w:r>
      <w:r w:rsidR="00FE58F8">
        <w:fldChar w:fldCharType="begin"/>
      </w:r>
      <w:r w:rsidR="00FE58F8">
        <w:instrText xml:space="preserve"> SEQ Figura \* ARABIC </w:instrText>
      </w:r>
      <w:r w:rsidR="00FE58F8">
        <w:fldChar w:fldCharType="separate"/>
      </w:r>
      <w:r w:rsidR="00BE3639">
        <w:rPr>
          <w:noProof/>
        </w:rPr>
        <w:t>59</w:t>
      </w:r>
      <w:r w:rsidR="00FE58F8">
        <w:rPr>
          <w:noProof/>
        </w:rPr>
        <w:fldChar w:fldCharType="end"/>
      </w:r>
      <w:r w:rsidR="00BE3639">
        <w:t xml:space="preserve"> – Tela inicial</w:t>
      </w:r>
      <w:bookmarkEnd w:id="106"/>
    </w:p>
    <w:p w:rsidR="002A6A2D" w:rsidRDefault="002A6A2D" w:rsidP="002A6A2D">
      <w:pPr>
        <w:jc w:val="center"/>
      </w:pPr>
    </w:p>
    <w:p w:rsidR="002A6A2D" w:rsidRDefault="002A6A2D" w:rsidP="002A6A2D">
      <w:pPr>
        <w:ind w:firstLine="709"/>
        <w:jc w:val="left"/>
      </w:pPr>
      <w:r>
        <w:t xml:space="preserve">A Figura </w:t>
      </w:r>
      <w:r w:rsidR="00BE3639">
        <w:t>59</w:t>
      </w:r>
      <w:r>
        <w:t xml:space="preserve"> exibe a tela </w:t>
      </w:r>
      <w:r w:rsidR="00BE3639">
        <w:t>inicial do sistema, que é apresentada após o usuário efetuar a autenticação.</w:t>
      </w:r>
    </w:p>
    <w:p w:rsidR="00BE3639" w:rsidRDefault="00BE3639" w:rsidP="00BE3639">
      <w:pPr>
        <w:jc w:val="center"/>
      </w:pPr>
      <w:r>
        <w:rPr>
          <w:noProof/>
          <w:lang w:eastAsia="pt-BR"/>
        </w:rPr>
        <w:lastRenderedPageBreak/>
        <w:drawing>
          <wp:inline distT="0" distB="0" distL="0" distR="0" wp14:anchorId="77654D7F" wp14:editId="045B095C">
            <wp:extent cx="1666623" cy="277770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17.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68784" cy="2781307"/>
                    </a:xfrm>
                    <a:prstGeom prst="rect">
                      <a:avLst/>
                    </a:prstGeom>
                  </pic:spPr>
                </pic:pic>
              </a:graphicData>
            </a:graphic>
          </wp:inline>
        </w:drawing>
      </w:r>
    </w:p>
    <w:p w:rsidR="00BE3639" w:rsidRDefault="00BE3639" w:rsidP="00BE3639">
      <w:pPr>
        <w:pStyle w:val="Legenda"/>
        <w:ind w:firstLine="0"/>
      </w:pPr>
      <w:bookmarkStart w:id="107" w:name="_Toc332487350"/>
      <w:r>
        <w:t xml:space="preserve">Figura </w:t>
      </w:r>
      <w:r w:rsidR="00FE58F8">
        <w:fldChar w:fldCharType="begin"/>
      </w:r>
      <w:r w:rsidR="00FE58F8">
        <w:instrText xml:space="preserve"> SEQ Figura \* ARABIC </w:instrText>
      </w:r>
      <w:r w:rsidR="00FE58F8">
        <w:fldChar w:fldCharType="separate"/>
      </w:r>
      <w:r>
        <w:rPr>
          <w:noProof/>
        </w:rPr>
        <w:t>60</w:t>
      </w:r>
      <w:r w:rsidR="00FE58F8">
        <w:rPr>
          <w:noProof/>
        </w:rPr>
        <w:fldChar w:fldCharType="end"/>
      </w:r>
      <w:r w:rsidRPr="00246C3E">
        <w:t xml:space="preserve"> – Tela </w:t>
      </w:r>
      <w:r>
        <w:t>de adição de despesas</w:t>
      </w:r>
      <w:bookmarkEnd w:id="107"/>
    </w:p>
    <w:p w:rsidR="00BE3639" w:rsidRDefault="00BE3639" w:rsidP="00BE3639">
      <w:pPr>
        <w:jc w:val="center"/>
      </w:pPr>
    </w:p>
    <w:p w:rsidR="00BE3639" w:rsidRDefault="00BE3639" w:rsidP="00BE3639">
      <w:pPr>
        <w:ind w:firstLine="709"/>
        <w:jc w:val="left"/>
      </w:pPr>
      <w:r>
        <w:t>A Figura 60 exibe a tela para cadastramento de despesas no módulo Android.</w:t>
      </w:r>
    </w:p>
    <w:p w:rsidR="00BE3639" w:rsidRDefault="00BE3639" w:rsidP="002A6A2D">
      <w:pPr>
        <w:ind w:firstLine="709"/>
        <w:jc w:val="left"/>
      </w:pPr>
    </w:p>
    <w:p w:rsidR="00BE3639" w:rsidRDefault="00BE3639" w:rsidP="00BE3639">
      <w:pPr>
        <w:jc w:val="center"/>
      </w:pPr>
      <w:r>
        <w:rPr>
          <w:noProof/>
          <w:lang w:eastAsia="pt-BR"/>
        </w:rPr>
        <w:drawing>
          <wp:inline distT="0" distB="0" distL="0" distR="0" wp14:anchorId="3382CA97" wp14:editId="3BA2D73A">
            <wp:extent cx="1609688" cy="26828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2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12968" cy="2688281"/>
                    </a:xfrm>
                    <a:prstGeom prst="rect">
                      <a:avLst/>
                    </a:prstGeom>
                  </pic:spPr>
                </pic:pic>
              </a:graphicData>
            </a:graphic>
          </wp:inline>
        </w:drawing>
      </w:r>
    </w:p>
    <w:p w:rsidR="00BE3639" w:rsidRDefault="00BE3639" w:rsidP="00BE3639">
      <w:pPr>
        <w:pStyle w:val="Legenda"/>
        <w:ind w:firstLine="0"/>
      </w:pPr>
      <w:bookmarkStart w:id="108" w:name="_Toc332487351"/>
      <w:r>
        <w:t xml:space="preserve">Figura </w:t>
      </w:r>
      <w:r w:rsidR="00FE58F8">
        <w:fldChar w:fldCharType="begin"/>
      </w:r>
      <w:r w:rsidR="00FE58F8">
        <w:instrText xml:space="preserve"> SEQ Figura \* ARABIC </w:instrText>
      </w:r>
      <w:r w:rsidR="00FE58F8">
        <w:fldChar w:fldCharType="separate"/>
      </w:r>
      <w:r>
        <w:rPr>
          <w:noProof/>
        </w:rPr>
        <w:t>61</w:t>
      </w:r>
      <w:r w:rsidR="00FE58F8">
        <w:rPr>
          <w:noProof/>
        </w:rPr>
        <w:fldChar w:fldCharType="end"/>
      </w:r>
      <w:r w:rsidRPr="00246C3E">
        <w:t xml:space="preserve"> – Tela </w:t>
      </w:r>
      <w:r>
        <w:t>de adição de despesas</w:t>
      </w:r>
      <w:bookmarkEnd w:id="108"/>
    </w:p>
    <w:p w:rsidR="00BE3639" w:rsidRDefault="00BE3639" w:rsidP="00BE3639">
      <w:pPr>
        <w:jc w:val="center"/>
      </w:pPr>
    </w:p>
    <w:p w:rsidR="00BE3639" w:rsidRDefault="00BE3639" w:rsidP="00BE3639">
      <w:pPr>
        <w:ind w:firstLine="709"/>
        <w:jc w:val="left"/>
      </w:pPr>
      <w:r>
        <w:t>A Figura 61 exibe a tela para cadastramento de receitas no módulo Android.</w:t>
      </w:r>
    </w:p>
    <w:p w:rsidR="002A6A2D" w:rsidRPr="00AE7483" w:rsidRDefault="002A6A2D" w:rsidP="00AE7483"/>
    <w:p w:rsidR="0074690D" w:rsidRDefault="005E795A" w:rsidP="0009786B">
      <w:pPr>
        <w:pStyle w:val="Ttulo2"/>
      </w:pPr>
      <w:bookmarkStart w:id="109" w:name="_Toc332487386"/>
      <w:r>
        <w:t>4</w:t>
      </w:r>
      <w:r w:rsidR="00132280">
        <w:t>.6</w:t>
      </w:r>
      <w:r w:rsidR="0074690D">
        <w:tab/>
      </w:r>
      <w:r w:rsidR="0009786B">
        <w:t>P</w:t>
      </w:r>
      <w:r w:rsidR="00AE7483">
        <w:t>lano</w:t>
      </w:r>
      <w:r w:rsidR="0009786B">
        <w:t xml:space="preserve"> </w:t>
      </w:r>
      <w:r w:rsidR="00AE7483">
        <w:t>de</w:t>
      </w:r>
      <w:r w:rsidR="0009786B">
        <w:t xml:space="preserve"> T</w:t>
      </w:r>
      <w:r w:rsidR="00AE7483">
        <w:t>este</w:t>
      </w:r>
      <w:bookmarkEnd w:id="109"/>
    </w:p>
    <w:p w:rsidR="00BB3E08" w:rsidRDefault="00BB3E08" w:rsidP="00BB3E08">
      <w:r>
        <w:t xml:space="preserve">O plano permite constatar a funcionalidade levantada nos requisitos e compreende a maior porcentagem do esforço técnico do processo de </w:t>
      </w:r>
      <w:r w:rsidRPr="00DD463E">
        <w:rPr>
          <w:i/>
        </w:rPr>
        <w:t>software</w:t>
      </w:r>
      <w:r>
        <w:t>. Nesse processo é testado tanto os casos de uso quanto especificações suplementares.</w:t>
      </w:r>
    </w:p>
    <w:p w:rsidR="00BB3E08" w:rsidRDefault="00BB3E08" w:rsidP="00BB3E08">
      <w:r>
        <w:lastRenderedPageBreak/>
        <w:t xml:space="preserve">Esse plano define estratégias de teste, testando as funcionalidades propostas, a usabilidade, confiabilidade, configuração, segurança e instalação. Segue-se aqui, de forma adequada ao porte do projeto, o que a metodologia </w:t>
      </w:r>
      <w:r>
        <w:rPr>
          <w:i/>
        </w:rPr>
        <w:t>Rational Unified Process®</w:t>
      </w:r>
      <w:r>
        <w:rPr>
          <w:rStyle w:val="Refdenotaderodap"/>
          <w:i/>
        </w:rPr>
        <w:footnoteReference w:id="7"/>
      </w:r>
      <w:r>
        <w:rPr>
          <w:i/>
        </w:rPr>
        <w:t xml:space="preserve"> </w:t>
      </w:r>
      <w:r>
        <w:t>descreve como plano de testes. O documento detalhado e o relatório de execução dos testes se encontram no Apêndice B.</w:t>
      </w:r>
    </w:p>
    <w:p w:rsidR="00BB3E08" w:rsidRDefault="00BB3E08" w:rsidP="00BB3E08">
      <w:r>
        <w:t>Foi uma etapa muito importante no projeto. Ajudou na constatação de algumas falhas</w:t>
      </w:r>
      <w:r w:rsidR="00872DFA">
        <w:t xml:space="preserve"> como um erro que ocorreu na funcionalidade de cadastro de usuários quando o ambiente foi alterado para outro servidor</w:t>
      </w:r>
      <w:r>
        <w:t>, demonstradas no relatório, e contribuiu para a melhoria das funcionalidades no geral.</w:t>
      </w:r>
    </w:p>
    <w:p w:rsidR="00DA786B" w:rsidRDefault="00DA786B" w:rsidP="00DA786B"/>
    <w:p w:rsidR="00BE3639" w:rsidRDefault="00BE3639" w:rsidP="00BE3639">
      <w:pPr>
        <w:pStyle w:val="Ttulo2"/>
      </w:pPr>
      <w:bookmarkStart w:id="110" w:name="_Toc332487387"/>
      <w:r>
        <w:t>4.7</w:t>
      </w:r>
      <w:r>
        <w:tab/>
        <w:t>Integração entre os módulos</w:t>
      </w:r>
      <w:bookmarkEnd w:id="110"/>
    </w:p>
    <w:p w:rsidR="00104A20" w:rsidRPr="00104A20" w:rsidRDefault="00104A20" w:rsidP="00104A20"/>
    <w:p w:rsidR="00BE3639" w:rsidRDefault="009B3CE0" w:rsidP="00104A20">
      <w:pPr>
        <w:ind w:firstLine="0"/>
        <w:jc w:val="center"/>
      </w:pPr>
      <w:r>
        <w:rPr>
          <w:noProof/>
          <w:lang w:eastAsia="pt-BR"/>
        </w:rPr>
        <w:drawing>
          <wp:inline distT="0" distB="0" distL="0" distR="0" wp14:anchorId="712793C6" wp14:editId="165D0C9E">
            <wp:extent cx="5603358" cy="264750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Aplicacao.png"/>
                    <pic:cNvPicPr/>
                  </pic:nvPicPr>
                  <pic:blipFill>
                    <a:blip r:embed="rId73">
                      <a:extLst>
                        <a:ext uri="{28A0092B-C50C-407E-A947-70E740481C1C}">
                          <a14:useLocalDpi xmlns:a14="http://schemas.microsoft.com/office/drawing/2010/main" val="0"/>
                        </a:ext>
                      </a:extLst>
                    </a:blip>
                    <a:stretch>
                      <a:fillRect/>
                    </a:stretch>
                  </pic:blipFill>
                  <pic:spPr>
                    <a:xfrm>
                      <a:off x="0" y="0"/>
                      <a:ext cx="5604296" cy="2647950"/>
                    </a:xfrm>
                    <a:prstGeom prst="rect">
                      <a:avLst/>
                    </a:prstGeom>
                  </pic:spPr>
                </pic:pic>
              </a:graphicData>
            </a:graphic>
          </wp:inline>
        </w:drawing>
      </w:r>
    </w:p>
    <w:p w:rsidR="00104A20" w:rsidRDefault="00104A20" w:rsidP="00104A20">
      <w:pPr>
        <w:pStyle w:val="Legenda"/>
        <w:ind w:firstLine="0"/>
      </w:pPr>
      <w:bookmarkStart w:id="111" w:name="_Toc332487352"/>
      <w:r>
        <w:t xml:space="preserve">Figura </w:t>
      </w:r>
      <w:r w:rsidR="00FE58F8">
        <w:fldChar w:fldCharType="begin"/>
      </w:r>
      <w:r w:rsidR="00FE58F8">
        <w:instrText xml:space="preserve"> SEQ Figura \* ARABIC </w:instrText>
      </w:r>
      <w:r w:rsidR="00FE58F8">
        <w:fldChar w:fldCharType="separate"/>
      </w:r>
      <w:r>
        <w:rPr>
          <w:noProof/>
        </w:rPr>
        <w:t>62</w:t>
      </w:r>
      <w:r w:rsidR="00FE58F8">
        <w:rPr>
          <w:noProof/>
        </w:rPr>
        <w:fldChar w:fldCharType="end"/>
      </w:r>
      <w:r w:rsidRPr="00246C3E">
        <w:t xml:space="preserve"> – </w:t>
      </w:r>
      <w:r>
        <w:t>Integração entre os módulos da aplicação</w:t>
      </w:r>
      <w:bookmarkEnd w:id="111"/>
    </w:p>
    <w:p w:rsidR="00104A20" w:rsidRPr="00104A20" w:rsidRDefault="00104A20" w:rsidP="00104A20"/>
    <w:p w:rsidR="00104A20" w:rsidRDefault="00104A20" w:rsidP="00104A20">
      <w:pPr>
        <w:ind w:firstLine="709"/>
      </w:pPr>
      <w:r>
        <w:t xml:space="preserve">A Figura 62 demonstra a integração entre os módulos do sistema, como pode ser visto os clientes que acessam a aplicação diretamente a comunicação e feita utilizando o procotolo HTTPs, para os clientes JavaME e Android a comunicação é feita via JSON utilizando o protocolo REST. </w:t>
      </w:r>
    </w:p>
    <w:p w:rsidR="00104A20" w:rsidRDefault="00104A20" w:rsidP="00104A20">
      <w:pPr>
        <w:ind w:firstLine="709"/>
      </w:pPr>
      <w:r>
        <w:t>Como pode ser visto, para que novos clientes, de outras plataformas, possam consumir os serviços da aplicação não requer nenhuma alteração na aplicação, basta que utilizem os serviços expostos através do protocolo REST.</w:t>
      </w:r>
    </w:p>
    <w:p w:rsidR="008A4FDA" w:rsidRDefault="005E795A" w:rsidP="008A4FDA">
      <w:pPr>
        <w:pStyle w:val="Ttulo2"/>
      </w:pPr>
      <w:bookmarkStart w:id="112" w:name="_Toc332487388"/>
      <w:r>
        <w:lastRenderedPageBreak/>
        <w:t>4</w:t>
      </w:r>
      <w:r w:rsidR="00BE3639">
        <w:t>.8</w:t>
      </w:r>
      <w:r w:rsidR="008A4FDA">
        <w:tab/>
        <w:t>C</w:t>
      </w:r>
      <w:r w:rsidR="00492C7B">
        <w:t>onsiderações</w:t>
      </w:r>
      <w:bookmarkEnd w:id="112"/>
    </w:p>
    <w:p w:rsidR="00E63A64" w:rsidRDefault="00E63A64" w:rsidP="003A3A1B"/>
    <w:p w:rsidR="003A3A1B" w:rsidRDefault="003A3A1B" w:rsidP="003A3A1B">
      <w:r>
        <w:t>As ferramentas utilizadas para desenvolvimento do aplicativo são todas open source</w:t>
      </w:r>
      <w:r>
        <w:rPr>
          <w:rStyle w:val="Refdenotaderodap"/>
        </w:rPr>
        <w:footnoteReference w:id="8"/>
      </w:r>
      <w:r>
        <w:t xml:space="preserve">, resultando neste sistema que também </w:t>
      </w:r>
      <w:r w:rsidRPr="003A3A1B">
        <w:t xml:space="preserve">é </w:t>
      </w:r>
      <w:r>
        <w:t xml:space="preserve">open source. </w:t>
      </w:r>
      <w:r w:rsidR="00E63A64">
        <w:t>Apesar da desta primeira versão do sistema possui apenas as funcionalidades básicas, sua estrutura dividida em camadas, construído com princípios de orientação a serviços permite que sua expansão se torne fácil e prática</w:t>
      </w:r>
      <w:r w:rsidR="00C1576D">
        <w:t xml:space="preserve"> conforme exibido na Figura 62</w:t>
      </w:r>
      <w:r w:rsidR="00E63A64">
        <w:t>.</w:t>
      </w:r>
    </w:p>
    <w:p w:rsidR="003A7594" w:rsidRDefault="00E63A64" w:rsidP="003A7594">
      <w:r>
        <w:t>Sua interface usual e bastante intuitiva não oferece dificuldades para o usuário, o sistema não requer instalação, requer apenas uma cópia de um arquivo para o dispositivo móve</w:t>
      </w:r>
      <w:r w:rsidR="005B5ED1">
        <w:t>l, tornando-o bastante prático,</w:t>
      </w:r>
      <w:r>
        <w:t xml:space="preserve"> funcional</w:t>
      </w:r>
      <w:r w:rsidR="005B5ED1">
        <w:t xml:space="preserve"> e seguro</w:t>
      </w:r>
      <w:r>
        <w:t>.</w:t>
      </w:r>
    </w:p>
    <w:p w:rsidR="008A4FDA" w:rsidRDefault="00C1576D">
      <w:pPr>
        <w:spacing w:line="276" w:lineRule="auto"/>
        <w:ind w:firstLine="0"/>
        <w:jc w:val="left"/>
      </w:pPr>
      <w:r>
        <w:tab/>
        <w:t xml:space="preserve"> </w:t>
      </w: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C1576D"/>
    <w:p w:rsidR="00C1576D" w:rsidRPr="00C1576D" w:rsidRDefault="00C1576D" w:rsidP="00C1576D"/>
    <w:p w:rsidR="00C1576D" w:rsidRDefault="00C1576D" w:rsidP="008A4FDA">
      <w:pPr>
        <w:pStyle w:val="Ttulo1"/>
      </w:pPr>
    </w:p>
    <w:p w:rsidR="00C1576D" w:rsidRDefault="00C1576D" w:rsidP="008A4FDA">
      <w:pPr>
        <w:pStyle w:val="Ttulo1"/>
      </w:pPr>
    </w:p>
    <w:p w:rsidR="00C1576D" w:rsidRDefault="00C1576D" w:rsidP="008A4FDA">
      <w:pPr>
        <w:pStyle w:val="Ttulo1"/>
      </w:pPr>
    </w:p>
    <w:p w:rsidR="008A4FDA" w:rsidRDefault="005E795A" w:rsidP="008A4FDA">
      <w:pPr>
        <w:pStyle w:val="Ttulo1"/>
      </w:pPr>
      <w:bookmarkStart w:id="113" w:name="_Toc332487389"/>
      <w:r>
        <w:lastRenderedPageBreak/>
        <w:t>5</w:t>
      </w:r>
      <w:r w:rsidR="008A4FDA">
        <w:tab/>
        <w:t>CONCLUSÃO</w:t>
      </w:r>
      <w:bookmarkEnd w:id="113"/>
    </w:p>
    <w:p w:rsidR="00E8479E" w:rsidRPr="00E8479E" w:rsidRDefault="00E8479E" w:rsidP="00E8479E"/>
    <w:p w:rsidR="004153B0" w:rsidRDefault="00614D80" w:rsidP="00F83255">
      <w:r>
        <w:t xml:space="preserve">Diante do cenário atual em que </w:t>
      </w:r>
      <w:r w:rsidR="00F62F19">
        <w:t>vivemos</w:t>
      </w:r>
      <w:r>
        <w:t xml:space="preserve"> </w:t>
      </w:r>
      <w:r w:rsidR="005B5ED1">
        <w:t>diante de muitas opções</w:t>
      </w:r>
      <w:r w:rsidR="00E8479E">
        <w:t xml:space="preserve"> sobre linguagens de programação e recursos para criação de sistemas, levando em consideração que este leque de opções tende a ficar maior com o tempo, a Arquitetura Orientada a Serviços </w:t>
      </w:r>
      <w:r w:rsidR="005B5ED1">
        <w:t>se encaixa perfeitamente</w:t>
      </w:r>
      <w:r w:rsidR="00E8479E">
        <w:t xml:space="preserve"> </w:t>
      </w:r>
      <w:r w:rsidR="005B5ED1">
        <w:t>com</w:t>
      </w:r>
      <w:r w:rsidR="00E8479E">
        <w:t xml:space="preserve"> este cenário, propiciando uma integração homogênea entre ambientes distintos, trazendo grandes benefícios e facilidades na construção de aplicações corporativas em ambientes distribuídos.</w:t>
      </w:r>
      <w:r w:rsidR="00F83255">
        <w:t xml:space="preserve"> </w:t>
      </w:r>
    </w:p>
    <w:p w:rsidR="00F83255" w:rsidRDefault="00F83255" w:rsidP="00F83255">
      <w:r>
        <w:t>A Arquitetura Orientada a Serviços apesar de estar consolidada no mercado ainda sofre algumas evoluções por parte das tecnologias que n</w:t>
      </w:r>
      <w:r w:rsidR="00EE3600">
        <w:t>ormalmente são utilizadas para a</w:t>
      </w:r>
      <w:r>
        <w:t xml:space="preserve"> implementação desta arquitetura, um exemplo disso é o protocolo utilizado nos Web Services, que inicialmente tínhamos apenas o SOAP, hoje já temos outras opções e uma delas é o REST que foi comentada em um capítulo deste trabalho.</w:t>
      </w:r>
    </w:p>
    <w:p w:rsidR="00E8479E" w:rsidRDefault="00E8479E" w:rsidP="00880E9A">
      <w:r>
        <w:t xml:space="preserve">No que tange ao desenvolvimento do software proposto, os objetivos foram alcançados. A comunicação entre ao sistema web e o sistema mobile se mostrou eficaz e confiável com a utilização de Web Services, para o usuário isso trouxe grande comodidade levando até ele a possibilidade de utilizar o sistema em dois ambientes. A interface com o usuário nos dois ambientes </w:t>
      </w:r>
      <w:r w:rsidR="00F62F19">
        <w:t>s</w:t>
      </w:r>
      <w:r>
        <w:t xml:space="preserve">e mostrou simples e intuitiva, a instalação do aplicativo no aparelho celular se mostrou muito </w:t>
      </w:r>
      <w:r w:rsidR="00F62F19">
        <w:t>prática</w:t>
      </w:r>
      <w:r>
        <w:t xml:space="preserve"> bastando que o usuário copie um arquivo após fazer o download na internet.</w:t>
      </w:r>
    </w:p>
    <w:p w:rsidR="001F366D" w:rsidRDefault="00F62F19" w:rsidP="00880E9A">
      <w:r>
        <w:t>A arquitetura utilizada na construção do sistema com frameworks estáveis e robustos proporciona ao sistema um ambiente confiável na sua execução do sistema.</w:t>
      </w:r>
    </w:p>
    <w:p w:rsidR="00F62F19" w:rsidRDefault="00F62F19" w:rsidP="00880E9A">
      <w:r>
        <w:t>O sistema também atinge o objetivo proposto de utilização de padrões presentes na Arquitetura Orientada a Serviços, no qual foi utilizado na forma de expor os serviços do sistema web para consumo destes através da aplicação mobile.</w:t>
      </w:r>
    </w:p>
    <w:p w:rsidR="00F62F19" w:rsidRDefault="00F62F19" w:rsidP="00880E9A">
      <w:r>
        <w:t xml:space="preserve">Em súmula, a aplicação apresenta de forma prática e confiável uma maneira simples para que o usuário possa controlar seus gastos do dia-dia, </w:t>
      </w:r>
      <w:r w:rsidR="000A7442">
        <w:t>e quanto mais utilizada mais o usuário percebe o quanto é útil o sistema.</w:t>
      </w:r>
    </w:p>
    <w:p w:rsidR="00E63A64" w:rsidRPr="00880E9A" w:rsidRDefault="00E63A64" w:rsidP="00880E9A"/>
    <w:p w:rsidR="008A4FDA" w:rsidRDefault="005E795A" w:rsidP="008A4FDA">
      <w:pPr>
        <w:pStyle w:val="Ttulo2"/>
      </w:pPr>
      <w:bookmarkStart w:id="114" w:name="_Toc332487390"/>
      <w:r>
        <w:t>5</w:t>
      </w:r>
      <w:r w:rsidR="008A4FDA">
        <w:t>.1</w:t>
      </w:r>
      <w:r w:rsidR="008A4FDA">
        <w:tab/>
        <w:t>T</w:t>
      </w:r>
      <w:r w:rsidR="00BA5A82">
        <w:t>rabalhos</w:t>
      </w:r>
      <w:r w:rsidR="008A4FDA">
        <w:t xml:space="preserve"> F</w:t>
      </w:r>
      <w:r w:rsidR="00BA5A82">
        <w:t>uturos</w:t>
      </w:r>
      <w:bookmarkEnd w:id="114"/>
    </w:p>
    <w:p w:rsidR="00ED2DDD" w:rsidRDefault="00742381" w:rsidP="00ED2DDD">
      <w:pPr>
        <w:pStyle w:val="PargrafodaLista"/>
        <w:tabs>
          <w:tab w:val="left" w:pos="1710"/>
        </w:tabs>
        <w:ind w:left="0" w:firstLine="732"/>
      </w:pPr>
      <w:r>
        <w:t>Esta primeira versão do sistema apresenta apenas as funcionalidades básicas proposta pela idéia do software</w:t>
      </w:r>
      <w:r w:rsidR="00ED2DDD">
        <w:t>.</w:t>
      </w:r>
    </w:p>
    <w:p w:rsidR="005B5ED1" w:rsidRDefault="00742381" w:rsidP="00ED2DDD">
      <w:pPr>
        <w:pStyle w:val="PargrafodaLista"/>
        <w:tabs>
          <w:tab w:val="left" w:pos="1710"/>
        </w:tabs>
        <w:ind w:left="0" w:firstLine="732"/>
      </w:pPr>
      <w:r>
        <w:t xml:space="preserve"> </w:t>
      </w:r>
      <w:r w:rsidR="00ED2DDD" w:rsidRPr="00A970AD">
        <w:t xml:space="preserve">Como </w:t>
      </w:r>
      <w:r w:rsidR="00ED2DDD">
        <w:t>melhorias futuras pretende</w:t>
      </w:r>
      <w:r w:rsidR="00ED2DDD" w:rsidRPr="00A970AD">
        <w:t xml:space="preserve">-se desenvolver um módulo específico para compras de supermercado, permitindo que o usuário armazene os produtos comprados e o valor total </w:t>
      </w:r>
      <w:r w:rsidR="00ED2DDD" w:rsidRPr="00A970AD">
        <w:lastRenderedPageBreak/>
        <w:t>da compra, isso irá auxiliar para conferência do valor da compra com o valor cobrado no caixa e servirá como comparativo para compras futuras, podendo comparar preços de produtos e o preço total da compra</w:t>
      </w:r>
      <w:r w:rsidR="005B5ED1">
        <w:t xml:space="preserve">. </w:t>
      </w:r>
    </w:p>
    <w:p w:rsidR="00ED2DDD" w:rsidRDefault="005B5ED1" w:rsidP="00ED2DDD">
      <w:pPr>
        <w:pStyle w:val="PargrafodaLista"/>
        <w:tabs>
          <w:tab w:val="left" w:pos="1710"/>
        </w:tabs>
        <w:ind w:left="0" w:firstLine="732"/>
      </w:pPr>
      <w:r>
        <w:t>N</w:t>
      </w:r>
      <w:r w:rsidR="00ED2DDD">
        <w:t>este módulo quando o usuário finaliza a compra no supermercado, automaticamente aquele valor entra como um custo para o usuário</w:t>
      </w:r>
      <w:r w:rsidR="00ED2DDD" w:rsidRPr="00A970AD">
        <w:t>.</w:t>
      </w:r>
    </w:p>
    <w:p w:rsidR="00ED2DDD" w:rsidRPr="00A970AD" w:rsidRDefault="00ED2DDD" w:rsidP="00ED2DDD">
      <w:pPr>
        <w:pStyle w:val="PargrafodaLista"/>
        <w:tabs>
          <w:tab w:val="left" w:pos="1710"/>
        </w:tabs>
        <w:ind w:left="0" w:firstLine="732"/>
      </w:pPr>
    </w:p>
    <w:p w:rsidR="00272AB8" w:rsidRDefault="00272AB8" w:rsidP="00272AB8"/>
    <w:p w:rsidR="008A4FDA" w:rsidRPr="009E4439" w:rsidRDefault="008A4FDA" w:rsidP="008A4FDA">
      <w:pPr>
        <w:ind w:firstLine="0"/>
      </w:pPr>
    </w:p>
    <w:p w:rsidR="001E22A7" w:rsidRPr="009E4439" w:rsidRDefault="001E22A7" w:rsidP="001E22A7">
      <w:r w:rsidRPr="009E4439">
        <w:br w:type="page"/>
      </w:r>
    </w:p>
    <w:p w:rsidR="001E22A7" w:rsidRDefault="001E22A7" w:rsidP="00F65C46">
      <w:pPr>
        <w:pStyle w:val="Ttulo1"/>
      </w:pPr>
      <w:bookmarkStart w:id="115" w:name="_Toc242589694"/>
      <w:bookmarkStart w:id="116" w:name="_Toc332487391"/>
      <w:r w:rsidRPr="009E4439">
        <w:lastRenderedPageBreak/>
        <w:t>R</w:t>
      </w:r>
      <w:bookmarkEnd w:id="115"/>
      <w:r w:rsidR="004168CC">
        <w:t>eferências</w:t>
      </w:r>
      <w:bookmarkEnd w:id="116"/>
    </w:p>
    <w:p w:rsidR="001018B6" w:rsidRDefault="001018B6" w:rsidP="001018B6"/>
    <w:p w:rsidR="00CA2D2D" w:rsidRDefault="00CA2D2D" w:rsidP="00CA2D2D">
      <w:pPr>
        <w:spacing w:line="240" w:lineRule="auto"/>
        <w:ind w:firstLine="0"/>
      </w:pPr>
      <w:r>
        <w:t xml:space="preserve">ECLIPSE, </w:t>
      </w:r>
      <w:r w:rsidRPr="004B4F55">
        <w:rPr>
          <w:b/>
        </w:rPr>
        <w:t>IDE para Desenvolvimento Java</w:t>
      </w:r>
      <w:r>
        <w:t xml:space="preserve">. Disponível em &lt;http://www.eclipse.org&gt;. </w:t>
      </w:r>
      <w:r w:rsidRPr="00C3761E">
        <w:t>Acesso em 21 de Abril de 20</w:t>
      </w:r>
      <w:r w:rsidR="005E795A">
        <w:t>12</w:t>
      </w:r>
      <w:r w:rsidRPr="00C3761E">
        <w:t>.</w:t>
      </w:r>
    </w:p>
    <w:p w:rsidR="00CA2D2D" w:rsidRDefault="00CA2D2D" w:rsidP="00CA2D2D">
      <w:pPr>
        <w:spacing w:line="240" w:lineRule="auto"/>
        <w:ind w:firstLine="0"/>
      </w:pPr>
    </w:p>
    <w:p w:rsidR="00CA2D2D" w:rsidRDefault="00CA2D2D" w:rsidP="00CA2D2D">
      <w:pPr>
        <w:spacing w:line="240" w:lineRule="auto"/>
        <w:ind w:firstLine="0"/>
      </w:pPr>
      <w:r>
        <w:t xml:space="preserve">GUEDES G., </w:t>
      </w:r>
      <w:r>
        <w:rPr>
          <w:b/>
        </w:rPr>
        <w:t>UML: Uma abordagem prática.</w:t>
      </w:r>
      <w:r>
        <w:t xml:space="preserve"> 3.ed. São Paulo: Novatec, 2008. 336p.</w:t>
      </w:r>
    </w:p>
    <w:p w:rsidR="00CA2D2D" w:rsidRDefault="00CA2D2D" w:rsidP="00CA2D2D">
      <w:pPr>
        <w:spacing w:line="240" w:lineRule="auto"/>
        <w:ind w:firstLine="0"/>
      </w:pPr>
    </w:p>
    <w:p w:rsidR="00CA2D2D" w:rsidRDefault="00B96292" w:rsidP="00CA2D2D">
      <w:pPr>
        <w:spacing w:line="240" w:lineRule="auto"/>
        <w:ind w:firstLine="0"/>
      </w:pPr>
      <w:r>
        <w:t>GLAUCO</w:t>
      </w:r>
      <w:r w:rsidR="00CA2D2D" w:rsidRPr="001009A6">
        <w:t xml:space="preserve"> A</w:t>
      </w:r>
      <w:r w:rsidR="00CA2D2D">
        <w:t xml:space="preserve">. </w:t>
      </w:r>
      <w:r w:rsidR="00CA2D2D" w:rsidRPr="001009A6">
        <w:t>L</w:t>
      </w:r>
      <w:r w:rsidR="00CA2D2D">
        <w:t xml:space="preserve">., </w:t>
      </w:r>
      <w:r w:rsidR="00CA2D2D" w:rsidRPr="001009A6">
        <w:t>Fagundes L</w:t>
      </w:r>
      <w:r w:rsidR="00CA2D2D">
        <w:t>.</w:t>
      </w:r>
      <w:r w:rsidR="00CA2D2D" w:rsidRPr="001009A6">
        <w:t xml:space="preserve"> L</w:t>
      </w:r>
      <w:r w:rsidR="00CA2D2D">
        <w:t xml:space="preserve">., </w:t>
      </w:r>
      <w:r w:rsidR="00CA2D2D" w:rsidRPr="001009A6">
        <w:rPr>
          <w:b/>
        </w:rPr>
        <w:t>Sockets em Java</w:t>
      </w:r>
      <w:r w:rsidR="00CA2D2D">
        <w:rPr>
          <w:b/>
        </w:rPr>
        <w:t xml:space="preserve">. </w:t>
      </w:r>
      <w:r w:rsidR="00CA2D2D">
        <w:t>Disponível em: &lt;</w:t>
      </w:r>
      <w:r w:rsidR="00CA2D2D" w:rsidRPr="00815B6F">
        <w:t>http://www.exatec.unisinos.br/~glaucol/arquivos/Jogos-RedesDeComputadoresAula-Sockets.pdf</w:t>
      </w:r>
      <w:r w:rsidR="00CA2D2D">
        <w:t>&gt;,</w:t>
      </w:r>
      <w:r w:rsidR="005E795A">
        <w:t xml:space="preserve"> acessado em 16 de Março de 2012</w:t>
      </w:r>
      <w:r w:rsidR="00CA2D2D">
        <w:t>.</w:t>
      </w:r>
    </w:p>
    <w:p w:rsidR="00CA2D2D" w:rsidRPr="00B50BE1" w:rsidRDefault="00CA2D2D" w:rsidP="00CA2D2D">
      <w:pPr>
        <w:spacing w:line="240" w:lineRule="auto"/>
        <w:ind w:firstLine="0"/>
      </w:pPr>
    </w:p>
    <w:p w:rsidR="00CA2D2D" w:rsidRDefault="00B96292" w:rsidP="00CA2D2D">
      <w:pPr>
        <w:spacing w:line="240" w:lineRule="auto"/>
        <w:ind w:firstLine="0"/>
        <w:rPr>
          <w:lang w:val="en-US"/>
        </w:rPr>
      </w:pPr>
      <w:r>
        <w:rPr>
          <w:lang w:val="en-US"/>
        </w:rPr>
        <w:t>HANSEN</w:t>
      </w:r>
      <w:r w:rsidR="00CA2D2D" w:rsidRPr="00A44C65">
        <w:rPr>
          <w:lang w:val="en-US"/>
        </w:rPr>
        <w:t xml:space="preserve">, Mark D., </w:t>
      </w:r>
      <w:r w:rsidR="00CA2D2D" w:rsidRPr="00A44C65">
        <w:rPr>
          <w:b/>
          <w:lang w:val="en-US"/>
        </w:rPr>
        <w:t>SOA Using Java Web Services</w:t>
      </w:r>
      <w:r w:rsidR="00CA2D2D">
        <w:rPr>
          <w:lang w:val="en-US"/>
        </w:rPr>
        <w:t xml:space="preserve">, </w:t>
      </w:r>
      <w:r w:rsidR="00CA2D2D" w:rsidRPr="00A44C65">
        <w:rPr>
          <w:lang w:val="en-US"/>
        </w:rPr>
        <w:t>Pearson Education,</w:t>
      </w:r>
      <w:r w:rsidR="00CA2D2D">
        <w:rPr>
          <w:lang w:val="en-US"/>
        </w:rPr>
        <w:t xml:space="preserve"> </w:t>
      </w:r>
      <w:r w:rsidR="00CA2D2D" w:rsidRPr="00A44C65">
        <w:rPr>
          <w:lang w:val="en-US"/>
        </w:rPr>
        <w:t>Crawfordsville,</w:t>
      </w:r>
      <w:r w:rsidR="00CA2D2D">
        <w:rPr>
          <w:lang w:val="en-US"/>
        </w:rPr>
        <w:t xml:space="preserve"> p. 4-30, 2007</w:t>
      </w:r>
    </w:p>
    <w:p w:rsidR="00CA2D2D" w:rsidRDefault="00CA2D2D" w:rsidP="00CA2D2D">
      <w:pPr>
        <w:spacing w:line="240" w:lineRule="auto"/>
        <w:ind w:firstLine="0"/>
        <w:rPr>
          <w:lang w:val="en-US"/>
        </w:rPr>
      </w:pPr>
    </w:p>
    <w:p w:rsidR="00CA2D2D" w:rsidRPr="00C3761E" w:rsidRDefault="00CA2D2D" w:rsidP="00CA2D2D">
      <w:pPr>
        <w:spacing w:line="240" w:lineRule="auto"/>
        <w:ind w:firstLine="0"/>
      </w:pPr>
      <w:r>
        <w:t xml:space="preserve">IBM, </w:t>
      </w:r>
      <w:r>
        <w:rPr>
          <w:b/>
        </w:rPr>
        <w:t>Arquitetura Orientada a Serviços</w:t>
      </w:r>
      <w:r w:rsidRPr="00736DB3">
        <w:t xml:space="preserve">. </w:t>
      </w:r>
      <w:r>
        <w:t>Disponível em &lt;</w:t>
      </w:r>
      <w:r w:rsidRPr="00B53417">
        <w:t>http://www.pr.senai.br/posgraduacao/uploadAddress/Introducao%20ao%20SOA[31574][4843].pdf</w:t>
      </w:r>
      <w:r>
        <w:t xml:space="preserve">&gt;. </w:t>
      </w:r>
      <w:r w:rsidRPr="00C3761E">
        <w:t xml:space="preserve">Acesso em </w:t>
      </w:r>
      <w:r>
        <w:t>10</w:t>
      </w:r>
      <w:r w:rsidRPr="00C3761E">
        <w:t xml:space="preserve"> de </w:t>
      </w:r>
      <w:r>
        <w:t>Maio de</w:t>
      </w:r>
      <w:r w:rsidR="005E795A">
        <w:t xml:space="preserve"> 2012</w:t>
      </w:r>
      <w:r w:rsidRPr="00C3761E">
        <w:t>.</w:t>
      </w:r>
    </w:p>
    <w:p w:rsidR="0060432E" w:rsidRPr="00B50BE1" w:rsidRDefault="0060432E" w:rsidP="00CA2D2D">
      <w:pPr>
        <w:spacing w:line="240" w:lineRule="auto"/>
      </w:pPr>
    </w:p>
    <w:p w:rsidR="001009A6" w:rsidRDefault="00B96292" w:rsidP="00CA2D2D">
      <w:pPr>
        <w:spacing w:line="240" w:lineRule="auto"/>
        <w:ind w:firstLine="0"/>
      </w:pPr>
      <w:r>
        <w:t>JUNIOR</w:t>
      </w:r>
      <w:r w:rsidR="00DD3067">
        <w:t>,</w:t>
      </w:r>
      <w:r w:rsidR="00DD3067" w:rsidRPr="00DD3067">
        <w:t xml:space="preserve"> </w:t>
      </w:r>
      <w:r w:rsidR="00DD3067">
        <w:t>Alfredo L. Santos</w:t>
      </w:r>
      <w:r w:rsidR="001009A6">
        <w:t xml:space="preserve">, </w:t>
      </w:r>
      <w:r w:rsidR="001009A6" w:rsidRPr="001009A6">
        <w:rPr>
          <w:b/>
        </w:rPr>
        <w:t>Integração de Sistemas com Java</w:t>
      </w:r>
      <w:r w:rsidR="001009A6">
        <w:t>, Braspor</w:t>
      </w:r>
      <w:r w:rsidR="008D75E5">
        <w:t>t, Rio de Janeiro, V.1, p. 80</w:t>
      </w:r>
      <w:r w:rsidR="001009A6">
        <w:t>-108, 2007.</w:t>
      </w:r>
    </w:p>
    <w:p w:rsidR="00CA2D2D" w:rsidRDefault="00CA2D2D" w:rsidP="00CA2D2D">
      <w:pPr>
        <w:spacing w:line="240" w:lineRule="auto"/>
        <w:ind w:firstLine="0"/>
      </w:pPr>
    </w:p>
    <w:p w:rsidR="00CA2D2D" w:rsidRDefault="00CA2D2D" w:rsidP="00CA2D2D">
      <w:pPr>
        <w:spacing w:line="240" w:lineRule="auto"/>
        <w:ind w:firstLine="0"/>
      </w:pPr>
      <w:r>
        <w:t xml:space="preserve">JBOSS EMBEDDED, </w:t>
      </w:r>
      <w:r>
        <w:rPr>
          <w:b/>
        </w:rPr>
        <w:t>Api para containers web disporem de serviços de um servidor de aplicações</w:t>
      </w:r>
      <w:r>
        <w:t>. Disponível em &lt;</w:t>
      </w:r>
      <w:r w:rsidRPr="00863D11">
        <w:t>http://community.jboss.org/wiki/EmbeddedJBoss</w:t>
      </w:r>
      <w:r>
        <w:t xml:space="preserve">&gt; </w:t>
      </w:r>
      <w:r w:rsidR="005E795A">
        <w:t>Acesso em 21 de Abril de 2012</w:t>
      </w:r>
      <w:r w:rsidRPr="0069389E">
        <w:t>.</w:t>
      </w:r>
    </w:p>
    <w:p w:rsidR="00CA2D2D" w:rsidRDefault="00CA2D2D" w:rsidP="00CA2D2D">
      <w:pPr>
        <w:spacing w:line="240" w:lineRule="auto"/>
        <w:ind w:firstLine="0"/>
      </w:pPr>
    </w:p>
    <w:p w:rsidR="00CA2D2D" w:rsidRPr="004B4F9F" w:rsidRDefault="00CA2D2D" w:rsidP="00CA2D2D">
      <w:pPr>
        <w:spacing w:line="240" w:lineRule="auto"/>
        <w:ind w:firstLine="0"/>
        <w:rPr>
          <w:lang w:val="en-US"/>
        </w:rPr>
      </w:pPr>
      <w:r>
        <w:rPr>
          <w:lang w:val="en-US"/>
        </w:rPr>
        <w:t>JUSUTTIS, M., NICOLAI</w:t>
      </w:r>
      <w:r w:rsidRPr="003748D8">
        <w:rPr>
          <w:lang w:val="en-US"/>
        </w:rPr>
        <w:t xml:space="preserve"> </w:t>
      </w:r>
      <w:r>
        <w:rPr>
          <w:b/>
          <w:lang w:val="en-US"/>
        </w:rPr>
        <w:t>SOA in Practice</w:t>
      </w:r>
      <w:r w:rsidRPr="003748D8">
        <w:rPr>
          <w:lang w:val="en-US"/>
        </w:rPr>
        <w:t xml:space="preserve"> 1.ed. </w:t>
      </w:r>
      <w:r>
        <w:rPr>
          <w:lang w:val="en-US"/>
        </w:rPr>
        <w:t>Sebastopol</w:t>
      </w:r>
      <w:r w:rsidRPr="003748D8">
        <w:rPr>
          <w:lang w:val="en-US"/>
        </w:rPr>
        <w:t xml:space="preserve">: </w:t>
      </w:r>
      <w:r>
        <w:rPr>
          <w:lang w:val="en-US"/>
        </w:rPr>
        <w:t>O’Reilly</w:t>
      </w:r>
      <w:r w:rsidRPr="003748D8">
        <w:rPr>
          <w:lang w:val="en-US"/>
        </w:rPr>
        <w:t xml:space="preserve">, </w:t>
      </w:r>
      <w:r>
        <w:rPr>
          <w:lang w:val="en-US"/>
        </w:rPr>
        <w:t>2007</w:t>
      </w:r>
      <w:r w:rsidRPr="003748D8">
        <w:rPr>
          <w:lang w:val="en-US"/>
        </w:rPr>
        <w:t xml:space="preserve">. </w:t>
      </w:r>
      <w:r>
        <w:rPr>
          <w:lang w:val="en-US"/>
        </w:rPr>
        <w:t>5</w:t>
      </w:r>
      <w:r w:rsidRPr="004B4F9F">
        <w:rPr>
          <w:lang w:val="en-US"/>
        </w:rPr>
        <w:t>p.</w:t>
      </w:r>
    </w:p>
    <w:p w:rsidR="00CA2D2D" w:rsidRPr="00CA2D2D" w:rsidRDefault="00CA2D2D" w:rsidP="00CA2D2D">
      <w:pPr>
        <w:spacing w:line="240" w:lineRule="auto"/>
        <w:ind w:firstLine="0"/>
        <w:rPr>
          <w:lang w:val="en-US"/>
        </w:rPr>
      </w:pPr>
    </w:p>
    <w:p w:rsidR="00CA2D2D" w:rsidRDefault="00B96292" w:rsidP="00CA2D2D">
      <w:pPr>
        <w:spacing w:line="240" w:lineRule="auto"/>
        <w:ind w:firstLine="0"/>
        <w:rPr>
          <w:lang w:val="en-US"/>
        </w:rPr>
      </w:pPr>
      <w:r>
        <w:rPr>
          <w:lang w:val="en-US"/>
        </w:rPr>
        <w:t>KUROSE</w:t>
      </w:r>
      <w:r w:rsidR="00CA2D2D" w:rsidRPr="00FF714F">
        <w:rPr>
          <w:lang w:val="en-US"/>
        </w:rPr>
        <w:t xml:space="preserve">, F., J., Ross, K., W., </w:t>
      </w:r>
      <w:r w:rsidR="00CA2D2D" w:rsidRPr="00FF714F">
        <w:rPr>
          <w:b/>
          <w:lang w:val="en-US"/>
        </w:rPr>
        <w:t xml:space="preserve">Computer networking : a top-down approach featuring the internet, </w:t>
      </w:r>
      <w:r w:rsidR="00CA2D2D" w:rsidRPr="00FF714F">
        <w:rPr>
          <w:lang w:val="en-US"/>
        </w:rPr>
        <w:t>Addison-Wesley, Boston,</w:t>
      </w:r>
      <w:r w:rsidR="00CA2D2D">
        <w:rPr>
          <w:lang w:val="en-US"/>
        </w:rPr>
        <w:t xml:space="preserve"> 3 Ed., </w:t>
      </w:r>
      <w:r w:rsidR="00CA2D2D" w:rsidRPr="00FF714F">
        <w:rPr>
          <w:lang w:val="en-US"/>
        </w:rPr>
        <w:t xml:space="preserve">p.68-92, 2005. </w:t>
      </w:r>
    </w:p>
    <w:p w:rsidR="00CA2D2D" w:rsidRPr="00CA2D2D" w:rsidRDefault="00CA2D2D" w:rsidP="00CA2D2D">
      <w:pPr>
        <w:spacing w:line="240" w:lineRule="auto"/>
        <w:ind w:firstLine="0"/>
        <w:rPr>
          <w:lang w:val="en-US"/>
        </w:rPr>
      </w:pPr>
    </w:p>
    <w:p w:rsidR="001009A6" w:rsidRDefault="001009A6" w:rsidP="00CA2D2D">
      <w:pPr>
        <w:spacing w:line="240" w:lineRule="auto"/>
        <w:ind w:firstLine="0"/>
      </w:pPr>
      <w:r>
        <w:t>L</w:t>
      </w:r>
      <w:r w:rsidR="00B96292">
        <w:t>EONARDO</w:t>
      </w:r>
      <w:r>
        <w:t xml:space="preserve"> R. N</w:t>
      </w:r>
      <w:r w:rsidR="00B96292">
        <w:t>UNES</w:t>
      </w:r>
      <w:r>
        <w:t xml:space="preserve">, </w:t>
      </w:r>
      <w:r w:rsidRPr="00815B6F">
        <w:rPr>
          <w:b/>
        </w:rPr>
        <w:t>Sockets em Java</w:t>
      </w:r>
      <w:r>
        <w:t xml:space="preserve">. Disponível em: </w:t>
      </w:r>
      <w:r w:rsidR="00815B6F">
        <w:t>&lt;</w:t>
      </w:r>
      <w:r w:rsidRPr="00815B6F">
        <w:t>http://www.sumersoft.com/publicacoes/SocketsEmJAVA.pdf</w:t>
      </w:r>
      <w:r w:rsidR="00815B6F">
        <w:t>&gt;</w:t>
      </w:r>
      <w:r>
        <w:t xml:space="preserve">, acessado em </w:t>
      </w:r>
      <w:r w:rsidR="005E795A">
        <w:t>16 de Março de 2012</w:t>
      </w:r>
      <w:r w:rsidR="00815B6F">
        <w:t>.</w:t>
      </w:r>
    </w:p>
    <w:p w:rsidR="00CA2D2D" w:rsidRDefault="00CA2D2D" w:rsidP="00CA2D2D">
      <w:pPr>
        <w:spacing w:line="240" w:lineRule="auto"/>
        <w:ind w:firstLine="0"/>
      </w:pPr>
    </w:p>
    <w:p w:rsidR="00CA2D2D" w:rsidRDefault="00B96292" w:rsidP="00CA2D2D">
      <w:pPr>
        <w:spacing w:line="240" w:lineRule="auto"/>
        <w:ind w:firstLine="0"/>
      </w:pPr>
      <w:r>
        <w:t>MENDES</w:t>
      </w:r>
      <w:r w:rsidR="00CA2D2D" w:rsidRPr="008519DA">
        <w:t xml:space="preserve">, Marco A. S., </w:t>
      </w:r>
      <w:r w:rsidR="00CA2D2D">
        <w:rPr>
          <w:b/>
        </w:rPr>
        <w:t>Estratégias de Integração e Arquitetura SOA com a Plataforma Java.</w:t>
      </w:r>
      <w:r w:rsidR="00CA2D2D">
        <w:t xml:space="preserve"> Disponível em: &lt;</w:t>
      </w:r>
      <w:r w:rsidR="00CA2D2D" w:rsidRPr="008519DA">
        <w:t>http://www.marcomendes.com/ArquivosBlog/EstrategiaIntegracao_SOA_PlataformaJava_templateMGJUG.pdf</w:t>
      </w:r>
      <w:r w:rsidR="00CA2D2D">
        <w:t>&gt;,</w:t>
      </w:r>
      <w:r w:rsidR="005E795A">
        <w:t xml:space="preserve"> acessado em 16 de Março de 2012</w:t>
      </w:r>
      <w:r w:rsidR="00CA2D2D">
        <w:t>.</w:t>
      </w:r>
    </w:p>
    <w:p w:rsidR="00A44C65" w:rsidRPr="001009A6" w:rsidRDefault="00A44C65" w:rsidP="00CA2D2D">
      <w:pPr>
        <w:spacing w:line="240" w:lineRule="auto"/>
        <w:ind w:firstLine="0"/>
      </w:pPr>
    </w:p>
    <w:p w:rsidR="00CA2D2D" w:rsidRPr="0069389E" w:rsidRDefault="00CA2D2D" w:rsidP="00CA2D2D">
      <w:pPr>
        <w:spacing w:line="240" w:lineRule="auto"/>
        <w:ind w:firstLine="0"/>
      </w:pPr>
      <w:r>
        <w:t xml:space="preserve">NETBEANS, </w:t>
      </w:r>
      <w:r>
        <w:rPr>
          <w:b/>
        </w:rPr>
        <w:t xml:space="preserve">IDE para Desenvolvimento Java. </w:t>
      </w:r>
      <w:r>
        <w:t>Disponível em &lt;</w:t>
      </w:r>
      <w:r w:rsidRPr="00843106">
        <w:t>http://netbeans.org/</w:t>
      </w:r>
      <w:r>
        <w:t xml:space="preserve">&gt; </w:t>
      </w:r>
      <w:r w:rsidR="005E795A">
        <w:t>Acesso em 21 de Abril de 2012</w:t>
      </w:r>
      <w:r w:rsidRPr="0069389E">
        <w:t>.</w:t>
      </w:r>
    </w:p>
    <w:p w:rsidR="00CA2D2D" w:rsidRPr="00CA2D2D" w:rsidRDefault="00CA2D2D" w:rsidP="00CA2D2D">
      <w:pPr>
        <w:spacing w:line="240" w:lineRule="auto"/>
        <w:ind w:firstLine="0"/>
      </w:pPr>
    </w:p>
    <w:p w:rsidR="00CA2D2D" w:rsidRPr="009F2122" w:rsidRDefault="00CA2D2D" w:rsidP="00CA2D2D">
      <w:pPr>
        <w:spacing w:line="240" w:lineRule="auto"/>
        <w:ind w:firstLine="0"/>
        <w:rPr>
          <w:lang w:val="en-US"/>
        </w:rPr>
      </w:pPr>
      <w:r w:rsidRPr="00CA2D2D">
        <w:rPr>
          <w:lang w:val="en-US"/>
        </w:rPr>
        <w:t xml:space="preserve">ROSEN, M., LUBLINSKY, B., SMITH,T.,K., BALCER.J.MARC., </w:t>
      </w:r>
      <w:r w:rsidRPr="00CA2D2D">
        <w:rPr>
          <w:b/>
          <w:lang w:val="en-US"/>
        </w:rPr>
        <w:t>Service-Oriented Architecture and Disign Strategies</w:t>
      </w:r>
      <w:r w:rsidRPr="00CA2D2D">
        <w:rPr>
          <w:lang w:val="en-US"/>
        </w:rPr>
        <w:t xml:space="preserve"> 1.ed. Indianaplis: Wiley, 2008. </w:t>
      </w:r>
      <w:r w:rsidRPr="009F2122">
        <w:rPr>
          <w:lang w:val="en-US"/>
        </w:rPr>
        <w:t>46p.</w:t>
      </w:r>
    </w:p>
    <w:p w:rsidR="00615193" w:rsidRPr="00CA2D2D" w:rsidRDefault="00615193" w:rsidP="00CA2D2D">
      <w:pPr>
        <w:spacing w:line="240" w:lineRule="auto"/>
        <w:ind w:firstLine="0"/>
        <w:rPr>
          <w:lang w:val="en-US"/>
        </w:rPr>
      </w:pPr>
    </w:p>
    <w:p w:rsidR="00615193" w:rsidRPr="00615193" w:rsidRDefault="00B96292" w:rsidP="00CA2D2D">
      <w:pPr>
        <w:spacing w:line="240" w:lineRule="auto"/>
        <w:ind w:firstLine="0"/>
        <w:rPr>
          <w:lang w:val="en-US"/>
        </w:rPr>
      </w:pPr>
      <w:r>
        <w:rPr>
          <w:lang w:val="en-US"/>
        </w:rPr>
        <w:t>SANDOVAL</w:t>
      </w:r>
      <w:r w:rsidR="00615193" w:rsidRPr="00615193">
        <w:rPr>
          <w:lang w:val="en-US"/>
        </w:rPr>
        <w:t xml:space="preserve">, Jose, </w:t>
      </w:r>
      <w:r w:rsidR="00615193" w:rsidRPr="00615193">
        <w:rPr>
          <w:b/>
          <w:lang w:val="en-US"/>
        </w:rPr>
        <w:t>RESTful Java Web Services</w:t>
      </w:r>
      <w:r w:rsidR="00615193" w:rsidRPr="00615193">
        <w:rPr>
          <w:lang w:val="en-US"/>
        </w:rPr>
        <w:t>, Packt Pu</w:t>
      </w:r>
      <w:r w:rsidR="00615193">
        <w:rPr>
          <w:lang w:val="en-US"/>
        </w:rPr>
        <w:t>blishing Ltd, Olton, p.5 – 20, 2009.</w:t>
      </w:r>
    </w:p>
    <w:p w:rsidR="008519DA" w:rsidRDefault="008519DA" w:rsidP="00CA2D2D">
      <w:pPr>
        <w:spacing w:line="240" w:lineRule="auto"/>
        <w:ind w:firstLine="0"/>
        <w:rPr>
          <w:lang w:val="en-US"/>
        </w:rPr>
      </w:pPr>
    </w:p>
    <w:p w:rsidR="00CA2D2D" w:rsidRDefault="00B96292" w:rsidP="00CA2D2D">
      <w:pPr>
        <w:spacing w:line="240" w:lineRule="auto"/>
        <w:ind w:firstLine="0"/>
      </w:pPr>
      <w:r>
        <w:lastRenderedPageBreak/>
        <w:t>SILVA</w:t>
      </w:r>
      <w:r w:rsidR="00CA2D2D">
        <w:t xml:space="preserve">, Filipe, M., </w:t>
      </w:r>
      <w:r w:rsidR="00CA2D2D" w:rsidRPr="001018B6">
        <w:rPr>
          <w:b/>
        </w:rPr>
        <w:t>SOA – Arquitetura Orientada a Serviços</w:t>
      </w:r>
      <w:r w:rsidR="00CA2D2D">
        <w:t>, Universidade de São Paulo, Instituto de Matemática e Estatística, Prof. Dr. Fá</w:t>
      </w:r>
      <w:r w:rsidR="00CA2D2D" w:rsidRPr="001018B6">
        <w:t>bio Kon</w:t>
      </w:r>
      <w:r w:rsidR="00CA2D2D">
        <w:t xml:space="preserve">, 2006. </w:t>
      </w:r>
    </w:p>
    <w:p w:rsidR="00CA2D2D" w:rsidRDefault="00CA2D2D" w:rsidP="00CA2D2D">
      <w:pPr>
        <w:spacing w:line="240" w:lineRule="auto"/>
        <w:ind w:firstLine="0"/>
      </w:pPr>
    </w:p>
    <w:p w:rsidR="00CA2D2D" w:rsidRPr="00B34852" w:rsidRDefault="00CA2D2D" w:rsidP="00CA2D2D">
      <w:pPr>
        <w:spacing w:line="240" w:lineRule="auto"/>
        <w:ind w:firstLine="0"/>
        <w:rPr>
          <w:lang w:val="en-US"/>
        </w:rPr>
      </w:pPr>
      <w:r>
        <w:rPr>
          <w:lang w:val="en-US"/>
        </w:rPr>
        <w:t>SUN, Sun Microsystems</w:t>
      </w:r>
      <w:r w:rsidRPr="00B34852">
        <w:rPr>
          <w:lang w:val="en-US"/>
        </w:rPr>
        <w:t xml:space="preserve">, </w:t>
      </w:r>
      <w:r w:rsidRPr="00B34852">
        <w:rPr>
          <w:b/>
          <w:lang w:val="en-US"/>
        </w:rPr>
        <w:t>Java Web Services Tutorial</w:t>
      </w:r>
      <w:r w:rsidRPr="00B34852">
        <w:rPr>
          <w:lang w:val="en-US"/>
        </w:rPr>
        <w:t>, Sun Microsystems,, Santa Clara,, p. 120, 2006</w:t>
      </w:r>
    </w:p>
    <w:p w:rsidR="00CA2D2D" w:rsidRPr="00CA2D2D" w:rsidRDefault="00CA2D2D" w:rsidP="00CA2D2D">
      <w:pPr>
        <w:spacing w:line="240" w:lineRule="auto"/>
        <w:ind w:firstLine="0"/>
        <w:rPr>
          <w:lang w:val="en-US"/>
        </w:rPr>
      </w:pPr>
    </w:p>
    <w:p w:rsidR="00CA2D2D" w:rsidRPr="00C3761E" w:rsidRDefault="00CA2D2D" w:rsidP="00CA2D2D">
      <w:pPr>
        <w:spacing w:line="240" w:lineRule="auto"/>
        <w:ind w:firstLine="0"/>
      </w:pPr>
      <w:r w:rsidRPr="00736DB3">
        <w:t xml:space="preserve">SUN, </w:t>
      </w:r>
      <w:r w:rsidRPr="00736DB3">
        <w:rPr>
          <w:b/>
        </w:rPr>
        <w:t>Sun Microsystems</w:t>
      </w:r>
      <w:r w:rsidRPr="00736DB3">
        <w:t xml:space="preserve">. </w:t>
      </w:r>
      <w:r>
        <w:t xml:space="preserve">Disponível em &lt;http://www.sun.com&gt;. </w:t>
      </w:r>
      <w:r w:rsidR="005E795A">
        <w:t>Acesso em 21 de Abril 2012</w:t>
      </w:r>
      <w:r w:rsidRPr="00C3761E">
        <w:t>.</w:t>
      </w:r>
    </w:p>
    <w:p w:rsidR="00CA2D2D" w:rsidRPr="00CA2D2D" w:rsidRDefault="00CA2D2D" w:rsidP="00CA2D2D">
      <w:pPr>
        <w:spacing w:line="240" w:lineRule="auto"/>
        <w:ind w:firstLine="0"/>
      </w:pPr>
    </w:p>
    <w:p w:rsidR="0069389E" w:rsidRDefault="0069389E" w:rsidP="00CA2D2D">
      <w:pPr>
        <w:spacing w:line="240" w:lineRule="auto"/>
        <w:ind w:firstLine="0"/>
      </w:pPr>
      <w:r>
        <w:t xml:space="preserve">TOMCAT, </w:t>
      </w:r>
      <w:r>
        <w:rPr>
          <w:b/>
        </w:rPr>
        <w:t>Container Web para aplicações Java</w:t>
      </w:r>
      <w:r>
        <w:t>. Disponível em &lt;</w:t>
      </w:r>
      <w:r w:rsidRPr="0069389E">
        <w:t>http://tomcat.apache.org/</w:t>
      </w:r>
      <w:r>
        <w:t xml:space="preserve">&gt;. </w:t>
      </w:r>
      <w:r w:rsidR="005E795A">
        <w:t>Acesso em 21 de Abril de 2012</w:t>
      </w:r>
      <w:r w:rsidRPr="0069389E">
        <w:t>.</w:t>
      </w:r>
    </w:p>
    <w:p w:rsidR="00CA2D2D" w:rsidRDefault="00CA2D2D" w:rsidP="00CA2D2D">
      <w:pPr>
        <w:spacing w:line="240" w:lineRule="auto"/>
        <w:ind w:firstLine="0"/>
      </w:pPr>
    </w:p>
    <w:p w:rsidR="00CA2D2D" w:rsidRDefault="00CA2D2D" w:rsidP="00CA2D2D">
      <w:pPr>
        <w:spacing w:line="240" w:lineRule="auto"/>
        <w:ind w:firstLine="0"/>
      </w:pPr>
      <w:r w:rsidRPr="00CA2D2D">
        <w:t xml:space="preserve">W3, </w:t>
      </w:r>
      <w:r w:rsidRPr="00CA2D2D">
        <w:rPr>
          <w:b/>
        </w:rPr>
        <w:t>SOAP ESPECIFICATION.</w:t>
      </w:r>
      <w:r w:rsidRPr="00CA2D2D">
        <w:t xml:space="preserve"> </w:t>
      </w:r>
      <w:r>
        <w:t>Disponível em: &lt;</w:t>
      </w:r>
      <w:r w:rsidRPr="00E336BC">
        <w:t>http://www.w3.org/TR/2007/REC-soap12-part0-20070427/#L4697</w:t>
      </w:r>
      <w:r>
        <w:t>&gt;,</w:t>
      </w:r>
      <w:r w:rsidR="005E795A">
        <w:t xml:space="preserve"> acessado em 10 de Abril de 2012</w:t>
      </w:r>
      <w:r>
        <w:t>.</w:t>
      </w:r>
    </w:p>
    <w:p w:rsidR="00CA2D2D" w:rsidRDefault="00CA2D2D" w:rsidP="0069389E">
      <w:pPr>
        <w:spacing w:line="240" w:lineRule="auto"/>
        <w:ind w:firstLine="0"/>
      </w:pPr>
    </w:p>
    <w:p w:rsidR="008244A6" w:rsidRPr="008A149F" w:rsidRDefault="008244A6" w:rsidP="0069389E">
      <w:pPr>
        <w:spacing w:line="240" w:lineRule="auto"/>
        <w:ind w:firstLine="0"/>
        <w:rPr>
          <w:lang w:val="en-US"/>
        </w:rPr>
      </w:pPr>
      <w:r w:rsidRPr="000E2672">
        <w:rPr>
          <w:lang w:val="en-US"/>
        </w:rPr>
        <w:t xml:space="preserve">CHAPPELL, David; JEWEL, Tyler. Java Web Services. </w:t>
      </w:r>
      <w:r w:rsidRPr="008A149F">
        <w:rPr>
          <w:lang w:val="en-US"/>
        </w:rPr>
        <w:t>[S.I.]: O’Reilly, 2002.</w:t>
      </w:r>
    </w:p>
    <w:p w:rsidR="0069389E" w:rsidRPr="008A149F" w:rsidRDefault="0069389E" w:rsidP="0069389E">
      <w:pPr>
        <w:spacing w:line="240" w:lineRule="auto"/>
        <w:ind w:firstLine="0"/>
        <w:rPr>
          <w:lang w:val="en-US"/>
        </w:rPr>
      </w:pPr>
    </w:p>
    <w:p w:rsidR="00411FA7" w:rsidRPr="000E2672" w:rsidRDefault="008A149F" w:rsidP="008A149F">
      <w:pPr>
        <w:spacing w:line="240" w:lineRule="auto"/>
        <w:ind w:firstLine="0"/>
        <w:rPr>
          <w:lang w:val="en-US"/>
        </w:rPr>
      </w:pPr>
      <w:r w:rsidRPr="008A149F">
        <w:rPr>
          <w:lang w:val="en-US"/>
        </w:rPr>
        <w:t xml:space="preserve">OASIS.  Web Services Security: Soap Message Security 1.0. </w:t>
      </w:r>
      <w:r>
        <w:t xml:space="preserve">Disponível em: &lt;http://www.oasis-open.org/committees/download.php/5531/oasis-200401-wss-soapmessage-security-1.0.pdf&gt;. </w:t>
      </w:r>
      <w:r w:rsidRPr="000E2672">
        <w:rPr>
          <w:lang w:val="en-US"/>
        </w:rPr>
        <w:t>Acesso em 01 de Junho de 2012.</w:t>
      </w:r>
    </w:p>
    <w:p w:rsidR="008A149F" w:rsidRPr="000E2672" w:rsidRDefault="008A149F" w:rsidP="008A149F">
      <w:pPr>
        <w:spacing w:line="240" w:lineRule="auto"/>
        <w:ind w:firstLine="0"/>
        <w:rPr>
          <w:lang w:val="en-US"/>
        </w:rPr>
      </w:pPr>
    </w:p>
    <w:p w:rsidR="004D6B95" w:rsidRPr="000E2672" w:rsidRDefault="008A149F" w:rsidP="00857E39">
      <w:pPr>
        <w:spacing w:line="240" w:lineRule="auto"/>
        <w:ind w:firstLine="0"/>
        <w:rPr>
          <w:lang w:val="en-US"/>
        </w:rPr>
      </w:pPr>
      <w:r w:rsidRPr="000E2672">
        <w:rPr>
          <w:lang w:val="en-US"/>
        </w:rPr>
        <w:t>ROSENBERG, Jothy.; REMY, David.  Securing Web Services with WS-Security. USA. Sams Publishing, 2004.</w:t>
      </w: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E3639" w:rsidRPr="000E2672" w:rsidRDefault="00BE3639" w:rsidP="00243D62">
      <w:pPr>
        <w:rPr>
          <w:lang w:val="en-US"/>
        </w:rPr>
      </w:pPr>
    </w:p>
    <w:p w:rsidR="00BE3639" w:rsidRPr="000E2672" w:rsidRDefault="00BE3639" w:rsidP="00243D62">
      <w:pPr>
        <w:rPr>
          <w:lang w:val="en-US"/>
        </w:rPr>
      </w:pPr>
    </w:p>
    <w:p w:rsidR="00BE3639" w:rsidRPr="000E2672" w:rsidRDefault="00BE3639" w:rsidP="00243D62">
      <w:pPr>
        <w:rPr>
          <w:lang w:val="en-US"/>
        </w:rPr>
      </w:pPr>
    </w:p>
    <w:p w:rsidR="00B023B7" w:rsidRPr="000E2672" w:rsidRDefault="00B023B7"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6E6B4D" w:rsidRDefault="0009198D" w:rsidP="00B023B7">
      <w:pPr>
        <w:pStyle w:val="Ttulo1"/>
        <w:jc w:val="center"/>
      </w:pPr>
      <w:bookmarkStart w:id="117" w:name="_Toc332487392"/>
      <w:r>
        <w:lastRenderedPageBreak/>
        <w:t>APÊNDICE A – DESCRIÇÃO DOS CASOS DE USO</w:t>
      </w:r>
      <w:bookmarkEnd w:id="117"/>
    </w:p>
    <w:p w:rsidR="00ED29DB" w:rsidRDefault="00ED29DB" w:rsidP="006E6B4D"/>
    <w:p w:rsidR="00953963" w:rsidRDefault="00953963" w:rsidP="006E6B4D"/>
    <w:p w:rsidR="000C3A74" w:rsidRDefault="00953963" w:rsidP="002003D4">
      <w:pPr>
        <w:pStyle w:val="Ttulo1"/>
        <w:jc w:val="center"/>
      </w:pPr>
      <w:bookmarkStart w:id="118" w:name="_Toc332487393"/>
      <w:r w:rsidRPr="00953963">
        <w:t>SUMÁRIO</w:t>
      </w:r>
      <w:bookmarkEnd w:id="118"/>
    </w:p>
    <w:p w:rsidR="00953963" w:rsidRPr="00953963" w:rsidRDefault="00953963" w:rsidP="00953963">
      <w:pPr>
        <w:ind w:firstLine="0"/>
        <w:jc w:val="center"/>
        <w:rPr>
          <w:b/>
        </w:rPr>
      </w:pPr>
    </w:p>
    <w:p w:rsidR="00A968D4" w:rsidRDefault="00A13190">
      <w:pPr>
        <w:pStyle w:val="Sumrio1"/>
        <w:tabs>
          <w:tab w:val="left" w:pos="660"/>
        </w:tabs>
        <w:rPr>
          <w:rFonts w:asciiTheme="minorHAnsi" w:eastAsiaTheme="minorEastAsia" w:hAnsiTheme="minorHAnsi" w:cstheme="minorBidi"/>
          <w:noProof/>
          <w:sz w:val="22"/>
          <w:szCs w:val="22"/>
          <w:lang w:eastAsia="pt-BR"/>
        </w:rPr>
      </w:pPr>
      <w:r>
        <w:fldChar w:fldCharType="begin"/>
      </w:r>
      <w:r w:rsidR="00953963">
        <w:instrText xml:space="preserve"> TOC \h \z \t "Título;1;Subtítulo;2" </w:instrText>
      </w:r>
      <w:r>
        <w:fldChar w:fldCharType="separate"/>
      </w:r>
      <w:hyperlink w:anchor="_Toc331315632" w:history="1">
        <w:r w:rsidR="00A968D4" w:rsidRPr="00C05062">
          <w:rPr>
            <w:rStyle w:val="Hyperlink"/>
            <w:noProof/>
          </w:rPr>
          <w:t>1.1</w:t>
        </w:r>
        <w:r w:rsidR="00A968D4">
          <w:rPr>
            <w:rFonts w:asciiTheme="minorHAnsi" w:eastAsiaTheme="minorEastAsia" w:hAnsiTheme="minorHAnsi" w:cstheme="minorBidi"/>
            <w:noProof/>
            <w:sz w:val="22"/>
            <w:szCs w:val="22"/>
            <w:lang w:eastAsia="pt-BR"/>
          </w:rPr>
          <w:tab/>
        </w:r>
        <w:r w:rsidR="00A968D4" w:rsidRPr="00C05062">
          <w:rPr>
            <w:rStyle w:val="Hyperlink"/>
            <w:noProof/>
          </w:rPr>
          <w:t>UC01-Cadastro de Usuario</w:t>
        </w:r>
        <w:r w:rsidR="00A968D4">
          <w:rPr>
            <w:noProof/>
            <w:webHidden/>
          </w:rPr>
          <w:tab/>
        </w:r>
        <w:r w:rsidR="00A968D4">
          <w:rPr>
            <w:noProof/>
            <w:webHidden/>
          </w:rPr>
          <w:fldChar w:fldCharType="begin"/>
        </w:r>
        <w:r w:rsidR="00A968D4">
          <w:rPr>
            <w:noProof/>
            <w:webHidden/>
          </w:rPr>
          <w:instrText xml:space="preserve"> PAGEREF _Toc331315632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3" w:history="1">
        <w:r w:rsidR="00A968D4" w:rsidRPr="00C05062">
          <w:rPr>
            <w:rStyle w:val="Hyperlink"/>
            <w:noProof/>
          </w:rPr>
          <w:t>1.2</w:t>
        </w:r>
        <w:r w:rsidR="00A968D4">
          <w:rPr>
            <w:rFonts w:asciiTheme="minorHAnsi" w:eastAsiaTheme="minorEastAsia" w:hAnsiTheme="minorHAnsi" w:cstheme="minorBidi"/>
            <w:noProof/>
            <w:sz w:val="22"/>
            <w:szCs w:val="22"/>
            <w:lang w:eastAsia="pt-BR"/>
          </w:rPr>
          <w:tab/>
        </w:r>
        <w:r w:rsidR="00A968D4" w:rsidRPr="00C05062">
          <w:rPr>
            <w:rStyle w:val="Hyperlink"/>
            <w:noProof/>
          </w:rPr>
          <w:t>UC02-Recupera Senha</w:t>
        </w:r>
        <w:r w:rsidR="00A968D4">
          <w:rPr>
            <w:noProof/>
            <w:webHidden/>
          </w:rPr>
          <w:tab/>
        </w:r>
        <w:r w:rsidR="00A968D4">
          <w:rPr>
            <w:noProof/>
            <w:webHidden/>
          </w:rPr>
          <w:fldChar w:fldCharType="begin"/>
        </w:r>
        <w:r w:rsidR="00A968D4">
          <w:rPr>
            <w:noProof/>
            <w:webHidden/>
          </w:rPr>
          <w:instrText xml:space="preserve"> PAGEREF _Toc331315633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4" w:history="1">
        <w:r w:rsidR="00A968D4" w:rsidRPr="00C05062">
          <w:rPr>
            <w:rStyle w:val="Hyperlink"/>
            <w:noProof/>
          </w:rPr>
          <w:t>1.3</w:t>
        </w:r>
        <w:r w:rsidR="00A968D4">
          <w:rPr>
            <w:rFonts w:asciiTheme="minorHAnsi" w:eastAsiaTheme="minorEastAsia" w:hAnsiTheme="minorHAnsi" w:cstheme="minorBidi"/>
            <w:noProof/>
            <w:sz w:val="22"/>
            <w:szCs w:val="22"/>
            <w:lang w:eastAsia="pt-BR"/>
          </w:rPr>
          <w:tab/>
        </w:r>
        <w:r w:rsidR="00A968D4" w:rsidRPr="00C05062">
          <w:rPr>
            <w:rStyle w:val="Hyperlink"/>
            <w:noProof/>
          </w:rPr>
          <w:t>UC03-Efetua Login</w:t>
        </w:r>
        <w:r w:rsidR="00A968D4">
          <w:rPr>
            <w:noProof/>
            <w:webHidden/>
          </w:rPr>
          <w:tab/>
        </w:r>
        <w:r w:rsidR="00A968D4">
          <w:rPr>
            <w:noProof/>
            <w:webHidden/>
          </w:rPr>
          <w:fldChar w:fldCharType="begin"/>
        </w:r>
        <w:r w:rsidR="00A968D4">
          <w:rPr>
            <w:noProof/>
            <w:webHidden/>
          </w:rPr>
          <w:instrText xml:space="preserve"> PAGEREF _Toc331315634 \h </w:instrText>
        </w:r>
        <w:r w:rsidR="00A968D4">
          <w:rPr>
            <w:noProof/>
            <w:webHidden/>
          </w:rPr>
        </w:r>
        <w:r w:rsidR="00A968D4">
          <w:rPr>
            <w:noProof/>
            <w:webHidden/>
          </w:rPr>
          <w:fldChar w:fldCharType="separate"/>
        </w:r>
        <w:r w:rsidR="00A968D4">
          <w:rPr>
            <w:noProof/>
            <w:webHidden/>
          </w:rPr>
          <w:t>77</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5" w:history="1">
        <w:r w:rsidR="00A968D4" w:rsidRPr="00C05062">
          <w:rPr>
            <w:rStyle w:val="Hyperlink"/>
            <w:noProof/>
          </w:rPr>
          <w:t>1.4</w:t>
        </w:r>
        <w:r w:rsidR="00A968D4">
          <w:rPr>
            <w:rFonts w:asciiTheme="minorHAnsi" w:eastAsiaTheme="minorEastAsia" w:hAnsiTheme="minorHAnsi" w:cstheme="minorBidi"/>
            <w:noProof/>
            <w:sz w:val="22"/>
            <w:szCs w:val="22"/>
            <w:lang w:eastAsia="pt-BR"/>
          </w:rPr>
          <w:tab/>
        </w:r>
        <w:r w:rsidR="00A968D4" w:rsidRPr="00C05062">
          <w:rPr>
            <w:rStyle w:val="Hyperlink"/>
            <w:noProof/>
          </w:rPr>
          <w:t>UC04-Manter Gastos</w:t>
        </w:r>
        <w:r w:rsidR="00A968D4">
          <w:rPr>
            <w:noProof/>
            <w:webHidden/>
          </w:rPr>
          <w:tab/>
        </w:r>
        <w:r w:rsidR="00A968D4">
          <w:rPr>
            <w:noProof/>
            <w:webHidden/>
          </w:rPr>
          <w:fldChar w:fldCharType="begin"/>
        </w:r>
        <w:r w:rsidR="00A968D4">
          <w:rPr>
            <w:noProof/>
            <w:webHidden/>
          </w:rPr>
          <w:instrText xml:space="preserve"> PAGEREF _Toc331315635 \h </w:instrText>
        </w:r>
        <w:r w:rsidR="00A968D4">
          <w:rPr>
            <w:noProof/>
            <w:webHidden/>
          </w:rPr>
        </w:r>
        <w:r w:rsidR="00A968D4">
          <w:rPr>
            <w:noProof/>
            <w:webHidden/>
          </w:rPr>
          <w:fldChar w:fldCharType="separate"/>
        </w:r>
        <w:r w:rsidR="00A968D4">
          <w:rPr>
            <w:noProof/>
            <w:webHidden/>
          </w:rPr>
          <w:t>77</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6" w:history="1">
        <w:r w:rsidR="00A968D4" w:rsidRPr="00C05062">
          <w:rPr>
            <w:rStyle w:val="Hyperlink"/>
            <w:noProof/>
          </w:rPr>
          <w:t>1.5</w:t>
        </w:r>
        <w:r w:rsidR="00A968D4">
          <w:rPr>
            <w:rFonts w:asciiTheme="minorHAnsi" w:eastAsiaTheme="minorEastAsia" w:hAnsiTheme="minorHAnsi" w:cstheme="minorBidi"/>
            <w:noProof/>
            <w:sz w:val="22"/>
            <w:szCs w:val="22"/>
            <w:lang w:eastAsia="pt-BR"/>
          </w:rPr>
          <w:tab/>
        </w:r>
        <w:r w:rsidR="00A968D4" w:rsidRPr="00C05062">
          <w:rPr>
            <w:rStyle w:val="Hyperlink"/>
            <w:noProof/>
          </w:rPr>
          <w:t>UC05-Relatorio de Gastos Simples</w:t>
        </w:r>
        <w:r w:rsidR="00A968D4">
          <w:rPr>
            <w:noProof/>
            <w:webHidden/>
          </w:rPr>
          <w:tab/>
        </w:r>
        <w:r w:rsidR="00A968D4">
          <w:rPr>
            <w:noProof/>
            <w:webHidden/>
          </w:rPr>
          <w:fldChar w:fldCharType="begin"/>
        </w:r>
        <w:r w:rsidR="00A968D4">
          <w:rPr>
            <w:noProof/>
            <w:webHidden/>
          </w:rPr>
          <w:instrText xml:space="preserve"> PAGEREF _Toc331315636 \h </w:instrText>
        </w:r>
        <w:r w:rsidR="00A968D4">
          <w:rPr>
            <w:noProof/>
            <w:webHidden/>
          </w:rPr>
        </w:r>
        <w:r w:rsidR="00A968D4">
          <w:rPr>
            <w:noProof/>
            <w:webHidden/>
          </w:rPr>
          <w:fldChar w:fldCharType="separate"/>
        </w:r>
        <w:r w:rsidR="00A968D4">
          <w:rPr>
            <w:noProof/>
            <w:webHidden/>
          </w:rPr>
          <w:t>78</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7" w:history="1">
        <w:r w:rsidR="00A968D4" w:rsidRPr="00C05062">
          <w:rPr>
            <w:rStyle w:val="Hyperlink"/>
            <w:noProof/>
          </w:rPr>
          <w:t>1.6</w:t>
        </w:r>
        <w:r w:rsidR="00A968D4">
          <w:rPr>
            <w:rFonts w:asciiTheme="minorHAnsi" w:eastAsiaTheme="minorEastAsia" w:hAnsiTheme="minorHAnsi" w:cstheme="minorBidi"/>
            <w:noProof/>
            <w:sz w:val="22"/>
            <w:szCs w:val="22"/>
            <w:lang w:eastAsia="pt-BR"/>
          </w:rPr>
          <w:tab/>
        </w:r>
        <w:r w:rsidR="00A968D4" w:rsidRPr="00C05062">
          <w:rPr>
            <w:rStyle w:val="Hyperlink"/>
            <w:noProof/>
          </w:rPr>
          <w:t>UC06-Manter Categorias</w:t>
        </w:r>
        <w:r w:rsidR="00A968D4">
          <w:rPr>
            <w:noProof/>
            <w:webHidden/>
          </w:rPr>
          <w:tab/>
        </w:r>
        <w:r w:rsidR="00A968D4">
          <w:rPr>
            <w:noProof/>
            <w:webHidden/>
          </w:rPr>
          <w:fldChar w:fldCharType="begin"/>
        </w:r>
        <w:r w:rsidR="00A968D4">
          <w:rPr>
            <w:noProof/>
            <w:webHidden/>
          </w:rPr>
          <w:instrText xml:space="preserve"> PAGEREF _Toc331315637 \h </w:instrText>
        </w:r>
        <w:r w:rsidR="00A968D4">
          <w:rPr>
            <w:noProof/>
            <w:webHidden/>
          </w:rPr>
        </w:r>
        <w:r w:rsidR="00A968D4">
          <w:rPr>
            <w:noProof/>
            <w:webHidden/>
          </w:rPr>
          <w:fldChar w:fldCharType="separate"/>
        </w:r>
        <w:r w:rsidR="00A968D4">
          <w:rPr>
            <w:noProof/>
            <w:webHidden/>
          </w:rPr>
          <w:t>79</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8" w:history="1">
        <w:r w:rsidR="00A968D4" w:rsidRPr="00C05062">
          <w:rPr>
            <w:rStyle w:val="Hyperlink"/>
            <w:noProof/>
          </w:rPr>
          <w:t>1.7</w:t>
        </w:r>
        <w:r w:rsidR="00A968D4">
          <w:rPr>
            <w:rFonts w:asciiTheme="minorHAnsi" w:eastAsiaTheme="minorEastAsia" w:hAnsiTheme="minorHAnsi" w:cstheme="minorBidi"/>
            <w:noProof/>
            <w:sz w:val="22"/>
            <w:szCs w:val="22"/>
            <w:lang w:eastAsia="pt-BR"/>
          </w:rPr>
          <w:tab/>
        </w:r>
        <w:r w:rsidR="00A968D4" w:rsidRPr="00C05062">
          <w:rPr>
            <w:rStyle w:val="Hyperlink"/>
            <w:noProof/>
          </w:rPr>
          <w:t>UC07-Manter Usuários</w:t>
        </w:r>
        <w:r w:rsidR="00A968D4">
          <w:rPr>
            <w:noProof/>
            <w:webHidden/>
          </w:rPr>
          <w:tab/>
        </w:r>
        <w:r w:rsidR="00A968D4">
          <w:rPr>
            <w:noProof/>
            <w:webHidden/>
          </w:rPr>
          <w:fldChar w:fldCharType="begin"/>
        </w:r>
        <w:r w:rsidR="00A968D4">
          <w:rPr>
            <w:noProof/>
            <w:webHidden/>
          </w:rPr>
          <w:instrText xml:space="preserve"> PAGEREF _Toc331315638 \h </w:instrText>
        </w:r>
        <w:r w:rsidR="00A968D4">
          <w:rPr>
            <w:noProof/>
            <w:webHidden/>
          </w:rPr>
        </w:r>
        <w:r w:rsidR="00A968D4">
          <w:rPr>
            <w:noProof/>
            <w:webHidden/>
          </w:rPr>
          <w:fldChar w:fldCharType="separate"/>
        </w:r>
        <w:r w:rsidR="00A968D4">
          <w:rPr>
            <w:noProof/>
            <w:webHidden/>
          </w:rPr>
          <w:t>80</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39" w:history="1">
        <w:r w:rsidR="00A968D4" w:rsidRPr="00C05062">
          <w:rPr>
            <w:rStyle w:val="Hyperlink"/>
            <w:noProof/>
          </w:rPr>
          <w:t>1.8</w:t>
        </w:r>
        <w:r w:rsidR="00A968D4">
          <w:rPr>
            <w:rFonts w:asciiTheme="minorHAnsi" w:eastAsiaTheme="minorEastAsia" w:hAnsiTheme="minorHAnsi" w:cstheme="minorBidi"/>
            <w:noProof/>
            <w:sz w:val="22"/>
            <w:szCs w:val="22"/>
            <w:lang w:eastAsia="pt-BR"/>
          </w:rPr>
          <w:tab/>
        </w:r>
        <w:r w:rsidR="00A968D4" w:rsidRPr="00C05062">
          <w:rPr>
            <w:rStyle w:val="Hyperlink"/>
            <w:noProof/>
          </w:rPr>
          <w:t>UC08-Efetuar Login</w:t>
        </w:r>
        <w:r w:rsidR="00A968D4">
          <w:rPr>
            <w:noProof/>
            <w:webHidden/>
          </w:rPr>
          <w:tab/>
        </w:r>
        <w:r w:rsidR="00A968D4">
          <w:rPr>
            <w:noProof/>
            <w:webHidden/>
          </w:rPr>
          <w:fldChar w:fldCharType="begin"/>
        </w:r>
        <w:r w:rsidR="00A968D4">
          <w:rPr>
            <w:noProof/>
            <w:webHidden/>
          </w:rPr>
          <w:instrText xml:space="preserve"> PAGEREF _Toc331315639 \h </w:instrText>
        </w:r>
        <w:r w:rsidR="00A968D4">
          <w:rPr>
            <w:noProof/>
            <w:webHidden/>
          </w:rPr>
        </w:r>
        <w:r w:rsidR="00A968D4">
          <w:rPr>
            <w:noProof/>
            <w:webHidden/>
          </w:rPr>
          <w:fldChar w:fldCharType="separate"/>
        </w:r>
        <w:r w:rsidR="00A968D4">
          <w:rPr>
            <w:noProof/>
            <w:webHidden/>
          </w:rPr>
          <w:t>81</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40" w:history="1">
        <w:r w:rsidR="00A968D4" w:rsidRPr="00C05062">
          <w:rPr>
            <w:rStyle w:val="Hyperlink"/>
            <w:noProof/>
          </w:rPr>
          <w:t>1.9</w:t>
        </w:r>
        <w:r w:rsidR="00A968D4">
          <w:rPr>
            <w:rFonts w:asciiTheme="minorHAnsi" w:eastAsiaTheme="minorEastAsia" w:hAnsiTheme="minorHAnsi" w:cstheme="minorBidi"/>
            <w:noProof/>
            <w:sz w:val="22"/>
            <w:szCs w:val="22"/>
            <w:lang w:eastAsia="pt-BR"/>
          </w:rPr>
          <w:tab/>
        </w:r>
        <w:r w:rsidR="00A968D4" w:rsidRPr="00C05062">
          <w:rPr>
            <w:rStyle w:val="Hyperlink"/>
            <w:noProof/>
          </w:rPr>
          <w:t>UC09-Adicionar Gasto</w:t>
        </w:r>
        <w:r w:rsidR="00A968D4">
          <w:rPr>
            <w:noProof/>
            <w:webHidden/>
          </w:rPr>
          <w:tab/>
        </w:r>
        <w:r w:rsidR="00A968D4">
          <w:rPr>
            <w:noProof/>
            <w:webHidden/>
          </w:rPr>
          <w:fldChar w:fldCharType="begin"/>
        </w:r>
        <w:r w:rsidR="00A968D4">
          <w:rPr>
            <w:noProof/>
            <w:webHidden/>
          </w:rPr>
          <w:instrText xml:space="preserve"> PAGEREF _Toc331315640 \h </w:instrText>
        </w:r>
        <w:r w:rsidR="00A968D4">
          <w:rPr>
            <w:noProof/>
            <w:webHidden/>
          </w:rPr>
        </w:r>
        <w:r w:rsidR="00A968D4">
          <w:rPr>
            <w:noProof/>
            <w:webHidden/>
          </w:rPr>
          <w:fldChar w:fldCharType="separate"/>
        </w:r>
        <w:r w:rsidR="00A968D4">
          <w:rPr>
            <w:noProof/>
            <w:webHidden/>
          </w:rPr>
          <w:t>81</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41" w:history="1">
        <w:r w:rsidR="00A968D4" w:rsidRPr="00C05062">
          <w:rPr>
            <w:rStyle w:val="Hyperlink"/>
            <w:noProof/>
          </w:rPr>
          <w:t>1.10</w:t>
        </w:r>
        <w:r w:rsidR="00A968D4">
          <w:rPr>
            <w:rFonts w:asciiTheme="minorHAnsi" w:eastAsiaTheme="minorEastAsia" w:hAnsiTheme="minorHAnsi" w:cstheme="minorBidi"/>
            <w:noProof/>
            <w:sz w:val="22"/>
            <w:szCs w:val="22"/>
            <w:lang w:eastAsia="pt-BR"/>
          </w:rPr>
          <w:tab/>
        </w:r>
        <w:r w:rsidR="00A968D4" w:rsidRPr="00C05062">
          <w:rPr>
            <w:rStyle w:val="Hyperlink"/>
            <w:noProof/>
          </w:rPr>
          <w:t>UC10-Manter Gastos</w:t>
        </w:r>
        <w:r w:rsidR="00A968D4">
          <w:rPr>
            <w:noProof/>
            <w:webHidden/>
          </w:rPr>
          <w:tab/>
        </w:r>
        <w:r w:rsidR="00A968D4">
          <w:rPr>
            <w:noProof/>
            <w:webHidden/>
          </w:rPr>
          <w:fldChar w:fldCharType="begin"/>
        </w:r>
        <w:r w:rsidR="00A968D4">
          <w:rPr>
            <w:noProof/>
            <w:webHidden/>
          </w:rPr>
          <w:instrText xml:space="preserve"> PAGEREF _Toc331315641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42" w:history="1">
        <w:r w:rsidR="00A968D4" w:rsidRPr="00C05062">
          <w:rPr>
            <w:rStyle w:val="Hyperlink"/>
            <w:noProof/>
          </w:rPr>
          <w:t>1.11</w:t>
        </w:r>
        <w:r w:rsidR="00A968D4">
          <w:rPr>
            <w:rFonts w:asciiTheme="minorHAnsi" w:eastAsiaTheme="minorEastAsia" w:hAnsiTheme="minorHAnsi" w:cstheme="minorBidi"/>
            <w:noProof/>
            <w:sz w:val="22"/>
            <w:szCs w:val="22"/>
            <w:lang w:eastAsia="pt-BR"/>
          </w:rPr>
          <w:tab/>
        </w:r>
        <w:r w:rsidR="00A968D4" w:rsidRPr="00C05062">
          <w:rPr>
            <w:rStyle w:val="Hyperlink"/>
            <w:noProof/>
          </w:rPr>
          <w:t>UC11-Relatório de Gastos</w:t>
        </w:r>
        <w:r w:rsidR="00A968D4">
          <w:rPr>
            <w:noProof/>
            <w:webHidden/>
          </w:rPr>
          <w:tab/>
        </w:r>
        <w:r w:rsidR="00A968D4">
          <w:rPr>
            <w:noProof/>
            <w:webHidden/>
          </w:rPr>
          <w:fldChar w:fldCharType="begin"/>
        </w:r>
        <w:r w:rsidR="00A968D4">
          <w:rPr>
            <w:noProof/>
            <w:webHidden/>
          </w:rPr>
          <w:instrText xml:space="preserve"> PAGEREF _Toc331315642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43" w:history="1">
        <w:r w:rsidR="00A968D4" w:rsidRPr="00C05062">
          <w:rPr>
            <w:rStyle w:val="Hyperlink"/>
            <w:noProof/>
          </w:rPr>
          <w:t>1.12</w:t>
        </w:r>
        <w:r w:rsidR="00A968D4">
          <w:rPr>
            <w:rFonts w:asciiTheme="minorHAnsi" w:eastAsiaTheme="minorEastAsia" w:hAnsiTheme="minorHAnsi" w:cstheme="minorBidi"/>
            <w:noProof/>
            <w:sz w:val="22"/>
            <w:szCs w:val="22"/>
            <w:lang w:eastAsia="pt-BR"/>
          </w:rPr>
          <w:tab/>
        </w:r>
        <w:r w:rsidR="00A968D4" w:rsidRPr="00C05062">
          <w:rPr>
            <w:rStyle w:val="Hyperlink"/>
            <w:noProof/>
          </w:rPr>
          <w:t>UC12-Sincronizar Dados</w:t>
        </w:r>
        <w:r w:rsidR="00A968D4">
          <w:rPr>
            <w:noProof/>
            <w:webHidden/>
          </w:rPr>
          <w:tab/>
        </w:r>
        <w:r w:rsidR="00A968D4">
          <w:rPr>
            <w:noProof/>
            <w:webHidden/>
          </w:rPr>
          <w:fldChar w:fldCharType="begin"/>
        </w:r>
        <w:r w:rsidR="00A968D4">
          <w:rPr>
            <w:noProof/>
            <w:webHidden/>
          </w:rPr>
          <w:instrText xml:space="preserve"> PAGEREF _Toc331315643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44" w:history="1">
        <w:r w:rsidR="00A968D4" w:rsidRPr="00C05062">
          <w:rPr>
            <w:rStyle w:val="Hyperlink"/>
            <w:noProof/>
          </w:rPr>
          <w:t>1.13</w:t>
        </w:r>
        <w:r w:rsidR="00A968D4">
          <w:rPr>
            <w:rFonts w:asciiTheme="minorHAnsi" w:eastAsiaTheme="minorEastAsia" w:hAnsiTheme="minorHAnsi" w:cstheme="minorBidi"/>
            <w:noProof/>
            <w:sz w:val="22"/>
            <w:szCs w:val="22"/>
            <w:lang w:eastAsia="pt-BR"/>
          </w:rPr>
          <w:tab/>
        </w:r>
        <w:r w:rsidR="00A968D4" w:rsidRPr="00C05062">
          <w:rPr>
            <w:rStyle w:val="Hyperlink"/>
            <w:noProof/>
          </w:rPr>
          <w:t>UC13-Limitar Gastos por Categoria</w:t>
        </w:r>
        <w:r w:rsidR="00A968D4">
          <w:rPr>
            <w:noProof/>
            <w:webHidden/>
          </w:rPr>
          <w:tab/>
        </w:r>
        <w:r w:rsidR="00A968D4">
          <w:rPr>
            <w:noProof/>
            <w:webHidden/>
          </w:rPr>
          <w:fldChar w:fldCharType="begin"/>
        </w:r>
        <w:r w:rsidR="00A968D4">
          <w:rPr>
            <w:noProof/>
            <w:webHidden/>
          </w:rPr>
          <w:instrText xml:space="preserve"> PAGEREF _Toc331315644 \h </w:instrText>
        </w:r>
        <w:r w:rsidR="00A968D4">
          <w:rPr>
            <w:noProof/>
            <w:webHidden/>
          </w:rPr>
        </w:r>
        <w:r w:rsidR="00A968D4">
          <w:rPr>
            <w:noProof/>
            <w:webHidden/>
          </w:rPr>
          <w:fldChar w:fldCharType="separate"/>
        </w:r>
        <w:r w:rsidR="00A968D4">
          <w:rPr>
            <w:noProof/>
            <w:webHidden/>
          </w:rPr>
          <w:t>83</w:t>
        </w:r>
        <w:r w:rsidR="00A968D4">
          <w:rPr>
            <w:noProof/>
            <w:webHidden/>
          </w:rPr>
          <w:fldChar w:fldCharType="end"/>
        </w:r>
      </w:hyperlink>
    </w:p>
    <w:p w:rsidR="00A968D4" w:rsidRDefault="00FE58F8">
      <w:pPr>
        <w:pStyle w:val="Sumrio1"/>
        <w:tabs>
          <w:tab w:val="left" w:pos="660"/>
        </w:tabs>
        <w:rPr>
          <w:rFonts w:asciiTheme="minorHAnsi" w:eastAsiaTheme="minorEastAsia" w:hAnsiTheme="minorHAnsi" w:cstheme="minorBidi"/>
          <w:noProof/>
          <w:sz w:val="22"/>
          <w:szCs w:val="22"/>
          <w:lang w:eastAsia="pt-BR"/>
        </w:rPr>
      </w:pPr>
      <w:hyperlink w:anchor="_Toc331315645" w:history="1">
        <w:r w:rsidR="00A968D4" w:rsidRPr="00C05062">
          <w:rPr>
            <w:rStyle w:val="Hyperlink"/>
            <w:noProof/>
          </w:rPr>
          <w:t>1.14</w:t>
        </w:r>
        <w:r w:rsidR="00A968D4">
          <w:rPr>
            <w:rFonts w:asciiTheme="minorHAnsi" w:eastAsiaTheme="minorEastAsia" w:hAnsiTheme="minorHAnsi" w:cstheme="minorBidi"/>
            <w:noProof/>
            <w:sz w:val="22"/>
            <w:szCs w:val="22"/>
            <w:lang w:eastAsia="pt-BR"/>
          </w:rPr>
          <w:tab/>
        </w:r>
        <w:r w:rsidR="00A968D4" w:rsidRPr="00C05062">
          <w:rPr>
            <w:rStyle w:val="Hyperlink"/>
            <w:noProof/>
          </w:rPr>
          <w:t>UC14-Relatório de Média de Gastos por Categoria</w:t>
        </w:r>
        <w:r w:rsidR="00A968D4">
          <w:rPr>
            <w:noProof/>
            <w:webHidden/>
          </w:rPr>
          <w:tab/>
        </w:r>
        <w:r w:rsidR="00A968D4">
          <w:rPr>
            <w:noProof/>
            <w:webHidden/>
          </w:rPr>
          <w:fldChar w:fldCharType="begin"/>
        </w:r>
        <w:r w:rsidR="00A968D4">
          <w:rPr>
            <w:noProof/>
            <w:webHidden/>
          </w:rPr>
          <w:instrText xml:space="preserve"> PAGEREF _Toc331315645 \h </w:instrText>
        </w:r>
        <w:r w:rsidR="00A968D4">
          <w:rPr>
            <w:noProof/>
            <w:webHidden/>
          </w:rPr>
        </w:r>
        <w:r w:rsidR="00A968D4">
          <w:rPr>
            <w:noProof/>
            <w:webHidden/>
          </w:rPr>
          <w:fldChar w:fldCharType="separate"/>
        </w:r>
        <w:r w:rsidR="00A968D4">
          <w:rPr>
            <w:noProof/>
            <w:webHidden/>
          </w:rPr>
          <w:t>83</w:t>
        </w:r>
        <w:r w:rsidR="00A968D4">
          <w:rPr>
            <w:noProof/>
            <w:webHidden/>
          </w:rPr>
          <w:fldChar w:fldCharType="end"/>
        </w:r>
      </w:hyperlink>
    </w:p>
    <w:p w:rsidR="00EA2A7C" w:rsidRDefault="00A13190" w:rsidP="00953963">
      <w:pPr>
        <w:spacing w:after="200"/>
        <w:ind w:firstLine="0"/>
      </w:pPr>
      <w:r>
        <w:fldChar w:fldCharType="end"/>
      </w:r>
      <w:r w:rsidR="00EA2A7C">
        <w:br w:type="page"/>
      </w:r>
    </w:p>
    <w:p w:rsidR="00EA2A7C" w:rsidRPr="00EA2A7C" w:rsidRDefault="00EA2A7C" w:rsidP="002003D4">
      <w:pPr>
        <w:pStyle w:val="Ttulo1"/>
      </w:pPr>
      <w:bookmarkStart w:id="119" w:name="_Toc332487394"/>
      <w:r w:rsidRPr="00EA2A7C">
        <w:lastRenderedPageBreak/>
        <w:t xml:space="preserve">Descrição </w:t>
      </w:r>
      <w:r w:rsidRPr="005E623A">
        <w:t>dos</w:t>
      </w:r>
      <w:r w:rsidRPr="00EA2A7C">
        <w:t xml:space="preserve"> Casos de Uso</w:t>
      </w:r>
      <w:bookmarkEnd w:id="119"/>
    </w:p>
    <w:p w:rsidR="00EA2A7C" w:rsidRDefault="00EA2A7C" w:rsidP="00EA2A7C">
      <w:pPr>
        <w:ind w:firstLine="0"/>
      </w:pPr>
    </w:p>
    <w:bookmarkStart w:id="120" w:name="BKM_EE9406AD_0F81_4a95_8481_506844483B30"/>
    <w:bookmarkStart w:id="121" w:name="Diagrama_de_Casos_de_Uso"/>
    <w:bookmarkStart w:id="122" w:name="BKM_8B62E311_9E65_43e5_84FC_519BF85CCD1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3" w:name="_Toc331315632"/>
      <w:r w:rsidR="00C0202B">
        <w:t>UC</w:t>
      </w:r>
      <w:r w:rsidR="005E623A" w:rsidRPr="00393DD9">
        <w:t>01-Cadastro de Usuario</w:t>
      </w:r>
      <w:bookmarkEnd w:id="123"/>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cadastramento de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janela solicitando os dados para cadastramento do usuario</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Nome, Login, Senha, Confirmação de senha e e-mail.</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ao usuário que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janela solicitando os dados para cadastramento do usuario</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os seguintes dados: Nome, Login, Senha, Confirmação de senha e e-mail.</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4" w:name="BKM_73458CE5_4829_4b04_94E1_68011B2C9589"/>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5" w:name="_Toc331315633"/>
      <w:r w:rsidR="00C0202B">
        <w:t>UC</w:t>
      </w:r>
      <w:r w:rsidR="005E623A" w:rsidRPr="00393DD9">
        <w:t>02-Recupera Senha</w:t>
      </w:r>
      <w:bookmarkEnd w:id="125"/>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descreve o processo de recuperação de senha de um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para que o usuário informe o email cadastrado.</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email e pressiona o botao enviar.</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a senha foi enviada para o email informado.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Email nao cadastrado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email </w:t>
            </w:r>
            <w:r w:rsidRPr="00393DD9">
              <w:rPr>
                <w:rFonts w:eastAsia="Times New Roman"/>
                <w:sz w:val="22"/>
                <w:szCs w:val="22"/>
              </w:rPr>
              <w:lastRenderedPageBreak/>
              <w:t>cadastrado.</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email e pressiona o botao enviar.</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 email informando não possui cadastro no banco de dados.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26" w:name="BKM_5BCE3365_64EC_4aed_B4D8_F17F16268CFA"/>
    <w:bookmarkEnd w:id="124"/>
    <w:p w:rsidR="005E623A" w:rsidRPr="005E623A" w:rsidRDefault="00A13190" w:rsidP="00FB57A1">
      <w:pPr>
        <w:pStyle w:val="Ttulo"/>
        <w:numPr>
          <w:ilvl w:val="1"/>
          <w:numId w:val="59"/>
        </w:numPr>
      </w:pPr>
      <w:r w:rsidRPr="00393DD9">
        <w:rPr>
          <w:bCs/>
          <w:i/>
          <w:iCs/>
          <w:sz w:val="20"/>
          <w:szCs w:val="20"/>
        </w:rPr>
        <w:lastRenderedPageBreak/>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7" w:name="_Toc331315634"/>
      <w:r w:rsidR="00C0202B">
        <w:t>UC</w:t>
      </w:r>
      <w:r w:rsidR="005E623A" w:rsidRPr="00393DD9">
        <w:t>03-Efetua Login</w:t>
      </w:r>
      <w:bookmarkEnd w:id="127"/>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efetuar login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os seguintes dados: Login e Senha.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página inicial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5E623A"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5E623A"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Usuário ou senha inválidos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os seguintes dados: Login e Senha.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houve um erro na autenticação do usuário.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8" w:name="BKM_5E3538A1_50C2_4fbf_B866_14475F73371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9" w:name="_Toc331315635"/>
      <w:r w:rsidR="00C0202B">
        <w:t>UC</w:t>
      </w:r>
      <w:r w:rsidR="005E623A" w:rsidRPr="00393DD9">
        <w:t>04-Manter Gastos</w:t>
      </w:r>
      <w:bookmarkEnd w:id="129"/>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define o processo de cadastro e manutenção de custos.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Valor do Gasto, Descricao do Gasto, Data do Gasto, Categoria do Gasto, Status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botao salvar </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Descricao do </w:t>
            </w:r>
            <w:r w:rsidRPr="00393DD9">
              <w:rPr>
                <w:rFonts w:eastAsia="Times New Roman"/>
                <w:sz w:val="22"/>
                <w:szCs w:val="22"/>
              </w:rPr>
              <w:lastRenderedPageBreak/>
              <w:t>Gasto, Data do Gasto, Categoria do Gasto, Status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Custo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custo exibido na tabela.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custo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custo exibido na tabela.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item.</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exclui o item e informa o usuário removendo-o da tabela de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8"/>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0" w:name="BKM_65804C30_7BCD_465a_BCBC_4ADB4A20B99C"/>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1" w:name="_Toc331315636"/>
      <w:r w:rsidR="00C0202B">
        <w:t>UC</w:t>
      </w:r>
      <w:r w:rsidR="005E623A" w:rsidRPr="00393DD9">
        <w:t>05-Relatorio de Gastos Simples</w:t>
      </w:r>
      <w:bookmarkEnd w:id="131"/>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define o processo de geracao de relatório de gastos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login no sistema [RF03]</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gastos</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os valores gastos dentro daquele periodo </w:t>
            </w:r>
            <w:r w:rsidRPr="00393DD9">
              <w:rPr>
                <w:rFonts w:eastAsia="Times New Roman"/>
                <w:sz w:val="22"/>
                <w:szCs w:val="22"/>
              </w:rPr>
              <w:lastRenderedPageBreak/>
              <w:t>e com aquela descrição, sumarizando os valores e agrupando por categoria.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2" w:name="BKM_FE0721D3_E52C_4250_98C7_6C8F4BE161C0"/>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3" w:name="_Toc331315637"/>
      <w:r w:rsidR="00C0202B">
        <w:t>UC</w:t>
      </w:r>
      <w:r w:rsidR="005E623A" w:rsidRPr="00393DD9">
        <w:t>06-Manter Categorias</w:t>
      </w:r>
      <w:bookmarkEnd w:id="133"/>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adição e manutenção de categorias em um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sistema[RF03]</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de cadastro.</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descrição da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botão salvar </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da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descrição do gasto.</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categoria</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descricao da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item exibido na tabela.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Categoria</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lastRenderedPageBreak/>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descricao da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remove o item excluido.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2"/>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4" w:name="BKM_91FE1598_3CD4_4929_A151_F08D9DDE6A5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5" w:name="_Toc331315638"/>
      <w:r w:rsidR="00C0202B">
        <w:t>UC</w:t>
      </w:r>
      <w:r w:rsidR="005B5ED1">
        <w:t>07-Manter Usuá</w:t>
      </w:r>
      <w:r w:rsidR="005E623A" w:rsidRPr="00393DD9">
        <w:t>rios</w:t>
      </w:r>
      <w:bookmarkEnd w:id="135"/>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 inclusão e manutenção de usuários.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sistema[RF03]</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do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Nome, Login, Senha, Confirmação de senha e e-mail.</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 que o usuário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sistema[RF03]</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do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nome do usuário, email do usuário, login, senha e ativo.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w:t>
            </w:r>
            <w:r w:rsidRPr="00393DD9">
              <w:rPr>
                <w:rFonts w:eastAsia="Times New Roman"/>
                <w:sz w:val="22"/>
                <w:szCs w:val="22"/>
              </w:rPr>
              <w:lastRenderedPageBreak/>
              <w:t>usuário, login, ativo.</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o login no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Nome do usuário, login, ativo.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remove o item excluido.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4"/>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6" w:name="BKM_01EE4B50_1C40_4e28_9964_141B2822D302"/>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7" w:name="_Toc331315639"/>
      <w:r w:rsidR="00C0202B">
        <w:t>UC</w:t>
      </w:r>
      <w:r w:rsidR="005E623A" w:rsidRPr="00393DD9">
        <w:t>08-Efetuar Login</w:t>
      </w:r>
      <w:bookmarkEnd w:id="137"/>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o usuário efetuar login no aparelho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informa um dos seguintes campos: Usuário ou Senha.</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 campo usuário e senha são de preenchimento obrigatório.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a aplicação no celular</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campo usuário e senha</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entrar</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8" w:name="BKM_C9253DC1_2513_4f1a_BC64_0E7DA138DA6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9" w:name="_Toc331315640"/>
      <w:r w:rsidR="00C0202B">
        <w:t>UC</w:t>
      </w:r>
      <w:r w:rsidR="005E623A" w:rsidRPr="00393DD9">
        <w:t>09-Adicionar Gasto</w:t>
      </w:r>
      <w:bookmarkEnd w:id="139"/>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o usuário lançar um custo no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pressiona o botão lançar gastos</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para que o usuáro informe os dados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Valor do Gasto, Descricao do Gasto, Data do Gasto, Categoria do Gasto, Status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botao salvar</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8"/>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0" w:name="BKM_3B58A126_B59D_4629_942B_9C86C513E00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1" w:name="_Toc331315641"/>
      <w:r w:rsidR="00C0202B">
        <w:t>UC</w:t>
      </w:r>
      <w:r w:rsidR="005E623A" w:rsidRPr="00393DD9">
        <w:t>10-Manter Gastos</w:t>
      </w:r>
      <w:bookmarkEnd w:id="141"/>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ao usuário remover, atualizar e editar um gasto.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escolha a data inicial e data final e pressiona o command buscar.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lista de custos naquele periodo</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seleciona o item desejado e clica no botao editar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uma tela com os dados do custo prontos para edição</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necessário e clica em salvar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emite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Exclusao de gastos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escolha a data inicial e data final e pressiona o command buscar.</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lista de custos naquele periodo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seleciona o item desejado e clica no botao exluir.</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custo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passa este custo para o status excluido e na próxima sincronização o sistema elimina esta custo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4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2" w:name="BKM_FEE7AC65_6D64_4d6d_83C0_9DB6B12A71F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3" w:name="_Toc331315642"/>
      <w:r w:rsidR="00C0202B">
        <w:t>UC</w:t>
      </w:r>
      <w:r w:rsidR="005B5ED1">
        <w:t>11-Relató</w:t>
      </w:r>
      <w:r w:rsidR="005E623A" w:rsidRPr="00393DD9">
        <w:t>rio de Gastos</w:t>
      </w:r>
      <w:bookmarkEnd w:id="143"/>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que o usuário gere um relatório de gastos do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 e clica no botão relatórios</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data inicial e data final.</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usuario informa a data inicial e final  e pressiona o command pesquisar.</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relatório em forma de gráficos na tela do celular com os custos gastos naquele período informado, agrupando por categorias.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4" w:name="BKM_FA25450D_1B09_4e44_A8DD_52C9F85BCE9A"/>
    <w:bookmarkEnd w:id="142"/>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5" w:name="_Toc331315643"/>
      <w:r w:rsidR="00C0202B">
        <w:t>UC</w:t>
      </w:r>
      <w:r w:rsidR="005E623A" w:rsidRPr="00393DD9">
        <w:t>12-Sincronizar Dados</w:t>
      </w:r>
      <w:bookmarkEnd w:id="145"/>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que o usuário sincronize os dados do celular com o servidor de aplicações.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a atualização foi bem sucessida.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Erro na atualização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houve um erro ao tentar efetuar as atualizações, informando também o código de erro para que fique mais fácil identificar o tipo de erro que ocorreu.</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44"/>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6" w:name="BKM_B0414034_8D90_40e4_9B6E_E572813B4B7F"/>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7" w:name="_Toc331315644"/>
      <w:r w:rsidR="00C0202B">
        <w:t>UC</w:t>
      </w:r>
      <w:r w:rsidR="005E623A" w:rsidRPr="00393DD9">
        <w:t>13-Limitar Gastos por Categoria</w:t>
      </w:r>
      <w:bookmarkEnd w:id="147"/>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permite que o usuário limite seus gastos por categoria.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suas categorias de gastos.</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insere um valor x mensal que poderá ser gasto naquela categoria</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Toda vez que o usuário lançar um novo custo o sistema irá verificar se este valor cadastrado já foi ultrapassado, caso sim ele exibirá um alerta para o usuário informando que o valor foi ultrapassado neste mes e solicitando a confirmação para o cadastro.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8" w:name="BKM_E72F58EC_BD70_42e6_A207_67D6F797742B"/>
    <w:bookmarkEnd w:id="146"/>
    <w:p w:rsidR="005E623A" w:rsidRPr="00393DD9" w:rsidRDefault="00A13190" w:rsidP="00FB57A1">
      <w:pPr>
        <w:pStyle w:val="Ttulo"/>
        <w:numPr>
          <w:ilvl w:val="1"/>
          <w:numId w:val="59"/>
        </w:numPr>
      </w:pPr>
      <w:r w:rsidRPr="00393DD9">
        <w:rPr>
          <w:bCs/>
          <w:i/>
          <w:iCs/>
          <w:sz w:val="20"/>
          <w:szCs w:val="20"/>
        </w:rPr>
        <w:fldChar w:fldCharType="begin" w:fldLock="1"/>
      </w:r>
      <w:r w:rsidR="005E623A" w:rsidRPr="00393DD9">
        <w:rPr>
          <w:sz w:val="20"/>
          <w:szCs w:val="20"/>
        </w:rPr>
        <w:instrText xml:space="preserve">MERGEFIELD </w:instrText>
      </w:r>
      <w:r w:rsidR="005E623A" w:rsidRPr="00393DD9">
        <w:instrText>Element.Name</w:instrText>
      </w:r>
      <w:r w:rsidRPr="00393DD9">
        <w:rPr>
          <w:bCs/>
          <w:i/>
          <w:iCs/>
          <w:sz w:val="20"/>
          <w:szCs w:val="20"/>
        </w:rPr>
        <w:fldChar w:fldCharType="separate"/>
      </w:r>
      <w:bookmarkStart w:id="149" w:name="_Toc331315645"/>
      <w:r w:rsidR="00C0202B">
        <w:t>UC</w:t>
      </w:r>
      <w:r w:rsidR="005E623A" w:rsidRPr="00393DD9">
        <w:t>14-Relatório de Média de Gastos por Categoria</w:t>
      </w:r>
      <w:bookmarkEnd w:id="149"/>
      <w:r w:rsidRPr="00393DD9">
        <w:rPr>
          <w:bCs/>
          <w:i/>
          <w:iCs/>
          <w:sz w:val="20"/>
          <w:szCs w:val="20"/>
        </w:rPr>
        <w:fldChar w:fldCharType="end"/>
      </w:r>
    </w:p>
    <w:p w:rsidR="005E623A" w:rsidRPr="005B5ED1" w:rsidRDefault="00A13190" w:rsidP="00243D62">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permite que um usuário gere um relatório de gastos com a média de gastos nos ultimos meses dividido por categorias.</w:t>
      </w:r>
    </w:p>
    <w:tbl>
      <w:tblPr>
        <w:tblW w:w="0" w:type="auto"/>
        <w:tblInd w:w="780" w:type="dxa"/>
        <w:tblLayout w:type="fixed"/>
        <w:tblCellMar>
          <w:left w:w="60" w:type="dxa"/>
          <w:right w:w="60" w:type="dxa"/>
        </w:tblCellMar>
        <w:tblLook w:val="0000" w:firstRow="0" w:lastRow="0" w:firstColumn="0" w:lastColumn="0" w:noHBand="0" w:noVBand="0"/>
      </w:tblPr>
      <w:tblGrid>
        <w:gridCol w:w="8020"/>
      </w:tblGrid>
      <w:tr w:rsidR="005E623A" w:rsidRPr="00393DD9" w:rsidTr="00EE3600">
        <w:trPr>
          <w:trHeight w:val="246"/>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EE3600">
        <w:trPr>
          <w:trHeight w:val="2882"/>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login no sistema [RF03]</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média de Gastos</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apresenta em uma tabela e um grafico com a média mensal dos gastos no período selecionado.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1"/>
      <w:bookmarkEnd w:id="122"/>
      <w:bookmarkEnd w:id="148"/>
    </w:tbl>
    <w:p w:rsidR="009B252C" w:rsidRDefault="000C3A74" w:rsidP="00EE3600">
      <w:pPr>
        <w:spacing w:after="200"/>
        <w:ind w:firstLine="0"/>
        <w:jc w:val="center"/>
      </w:pPr>
      <w:r>
        <w:br w:type="page"/>
      </w:r>
      <w:r w:rsidR="006E6B4D">
        <w:lastRenderedPageBreak/>
        <w:t>APÊNDICE B – PLANO DE TESTES</w:t>
      </w:r>
    </w:p>
    <w:p w:rsidR="00042EE7" w:rsidRDefault="00042EE7" w:rsidP="002003D4">
      <w:pPr>
        <w:pStyle w:val="Ttulo1"/>
        <w:jc w:val="center"/>
        <w:rPr>
          <w:kern w:val="28"/>
        </w:rPr>
      </w:pPr>
      <w:bookmarkStart w:id="150" w:name="_Toc332487395"/>
      <w:r>
        <w:rPr>
          <w:kern w:val="28"/>
        </w:rPr>
        <w:t>SUMÁRIO</w:t>
      </w:r>
      <w:bookmarkEnd w:id="150"/>
    </w:p>
    <w:p w:rsidR="00042EE7" w:rsidRDefault="00042EE7" w:rsidP="00042EE7">
      <w:pPr>
        <w:ind w:firstLine="0"/>
        <w:jc w:val="center"/>
        <w:rPr>
          <w:b/>
          <w:sz w:val="28"/>
          <w:szCs w:val="28"/>
        </w:rPr>
      </w:pPr>
    </w:p>
    <w:p w:rsidR="00A968D4" w:rsidRDefault="00A13190">
      <w:pPr>
        <w:pStyle w:val="Sumrio1"/>
        <w:rPr>
          <w:rFonts w:asciiTheme="minorHAnsi" w:eastAsiaTheme="minorEastAsia" w:hAnsiTheme="minorHAnsi" w:cstheme="minorBidi"/>
          <w:noProof/>
          <w:sz w:val="22"/>
          <w:szCs w:val="22"/>
          <w:lang w:eastAsia="pt-BR"/>
        </w:rPr>
      </w:pPr>
      <w:r>
        <w:fldChar w:fldCharType="begin"/>
      </w:r>
      <w:r w:rsidR="00042EE7">
        <w:instrText xml:space="preserve"> TOC \h \z \t "Titulo1-Apendice;1;Subtitulo -Apendice;2;Subtitulo-Apendice2.1;2;Subtitulo-Apendice3.1;2;Estilo Subtitulo-Apendice3.1 + Negrito;2;Subtitulo-Apendice3.1.1;3;Subtitulo-Apendice5.1;2" </w:instrText>
      </w:r>
      <w:r>
        <w:fldChar w:fldCharType="separate"/>
      </w:r>
      <w:hyperlink w:anchor="_Toc331315648" w:history="1">
        <w:r w:rsidR="00A968D4" w:rsidRPr="00BE5F93">
          <w:rPr>
            <w:rStyle w:val="Hyperlink"/>
            <w:noProof/>
          </w:rPr>
          <w:t>Introdução</w:t>
        </w:r>
        <w:r w:rsidR="00A968D4">
          <w:rPr>
            <w:noProof/>
            <w:webHidden/>
          </w:rPr>
          <w:tab/>
        </w:r>
        <w:r w:rsidR="00A968D4">
          <w:rPr>
            <w:noProof/>
            <w:webHidden/>
          </w:rPr>
          <w:fldChar w:fldCharType="begin"/>
        </w:r>
        <w:r w:rsidR="00A968D4">
          <w:rPr>
            <w:noProof/>
            <w:webHidden/>
          </w:rPr>
          <w:instrText xml:space="preserve"> PAGEREF _Toc331315648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49" w:history="1">
        <w:r w:rsidR="00A968D4" w:rsidRPr="00BE5F93">
          <w:rPr>
            <w:rStyle w:val="Hyperlink"/>
            <w:noProof/>
          </w:rPr>
          <w:t>Objetivo</w:t>
        </w:r>
        <w:r w:rsidR="00A968D4">
          <w:rPr>
            <w:noProof/>
            <w:webHidden/>
          </w:rPr>
          <w:tab/>
        </w:r>
        <w:r w:rsidR="00A968D4">
          <w:rPr>
            <w:noProof/>
            <w:webHidden/>
          </w:rPr>
          <w:fldChar w:fldCharType="begin"/>
        </w:r>
        <w:r w:rsidR="00A968D4">
          <w:rPr>
            <w:noProof/>
            <w:webHidden/>
          </w:rPr>
          <w:instrText xml:space="preserve"> PAGEREF _Toc331315649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0" w:history="1">
        <w:r w:rsidR="00A968D4" w:rsidRPr="00BE5F93">
          <w:rPr>
            <w:rStyle w:val="Hyperlink"/>
            <w:noProof/>
          </w:rPr>
          <w:t>Informações Detalhadas</w:t>
        </w:r>
        <w:r w:rsidR="00A968D4">
          <w:rPr>
            <w:noProof/>
            <w:webHidden/>
          </w:rPr>
          <w:tab/>
        </w:r>
        <w:r w:rsidR="00A968D4">
          <w:rPr>
            <w:noProof/>
            <w:webHidden/>
          </w:rPr>
          <w:fldChar w:fldCharType="begin"/>
        </w:r>
        <w:r w:rsidR="00A968D4">
          <w:rPr>
            <w:noProof/>
            <w:webHidden/>
          </w:rPr>
          <w:instrText xml:space="preserve"> PAGEREF _Toc331315650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1" w:history="1">
        <w:r w:rsidR="00A968D4" w:rsidRPr="00BE5F93">
          <w:rPr>
            <w:rStyle w:val="Hyperlink"/>
            <w:noProof/>
          </w:rPr>
          <w:t>Escopo</w:t>
        </w:r>
        <w:r w:rsidR="00A968D4">
          <w:rPr>
            <w:noProof/>
            <w:webHidden/>
          </w:rPr>
          <w:tab/>
        </w:r>
        <w:r w:rsidR="00A968D4">
          <w:rPr>
            <w:noProof/>
            <w:webHidden/>
          </w:rPr>
          <w:fldChar w:fldCharType="begin"/>
        </w:r>
        <w:r w:rsidR="00A968D4">
          <w:rPr>
            <w:noProof/>
            <w:webHidden/>
          </w:rPr>
          <w:instrText xml:space="preserve"> PAGEREF _Toc331315651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2" w:history="1">
        <w:r w:rsidR="00A968D4" w:rsidRPr="00BE5F93">
          <w:rPr>
            <w:rStyle w:val="Hyperlink"/>
            <w:noProof/>
          </w:rPr>
          <w:t>Identificação do Projeto</w:t>
        </w:r>
        <w:r w:rsidR="00A968D4">
          <w:rPr>
            <w:noProof/>
            <w:webHidden/>
          </w:rPr>
          <w:tab/>
        </w:r>
        <w:r w:rsidR="00A968D4">
          <w:rPr>
            <w:noProof/>
            <w:webHidden/>
          </w:rPr>
          <w:fldChar w:fldCharType="begin"/>
        </w:r>
        <w:r w:rsidR="00A968D4">
          <w:rPr>
            <w:noProof/>
            <w:webHidden/>
          </w:rPr>
          <w:instrText xml:space="preserve"> PAGEREF _Toc331315652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rsidR="00A968D4" w:rsidRDefault="00FE58F8">
      <w:pPr>
        <w:pStyle w:val="Sumrio1"/>
        <w:rPr>
          <w:rFonts w:asciiTheme="minorHAnsi" w:eastAsiaTheme="minorEastAsia" w:hAnsiTheme="minorHAnsi" w:cstheme="minorBidi"/>
          <w:noProof/>
          <w:sz w:val="22"/>
          <w:szCs w:val="22"/>
          <w:lang w:eastAsia="pt-BR"/>
        </w:rPr>
      </w:pPr>
      <w:hyperlink w:anchor="_Toc331315653" w:history="1">
        <w:r w:rsidR="00A968D4" w:rsidRPr="00BE5F93">
          <w:rPr>
            <w:rStyle w:val="Hyperlink"/>
            <w:noProof/>
          </w:rPr>
          <w:t>Requisitos de Teste</w:t>
        </w:r>
        <w:r w:rsidR="00A968D4">
          <w:rPr>
            <w:noProof/>
            <w:webHidden/>
          </w:rPr>
          <w:tab/>
        </w:r>
        <w:r w:rsidR="00A968D4">
          <w:rPr>
            <w:noProof/>
            <w:webHidden/>
          </w:rPr>
          <w:fldChar w:fldCharType="begin"/>
        </w:r>
        <w:r w:rsidR="00A968D4">
          <w:rPr>
            <w:noProof/>
            <w:webHidden/>
          </w:rPr>
          <w:instrText xml:space="preserve"> PAGEREF _Toc331315653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4" w:history="1">
        <w:r w:rsidR="00A968D4" w:rsidRPr="00BE5F93">
          <w:rPr>
            <w:rStyle w:val="Hyperlink"/>
            <w:noProof/>
          </w:rPr>
          <w:t>Testes de Integridade das Informações</w:t>
        </w:r>
        <w:r w:rsidR="00A968D4">
          <w:rPr>
            <w:noProof/>
            <w:webHidden/>
          </w:rPr>
          <w:tab/>
        </w:r>
        <w:r w:rsidR="00A968D4">
          <w:rPr>
            <w:noProof/>
            <w:webHidden/>
          </w:rPr>
          <w:fldChar w:fldCharType="begin"/>
        </w:r>
        <w:r w:rsidR="00A968D4">
          <w:rPr>
            <w:noProof/>
            <w:webHidden/>
          </w:rPr>
          <w:instrText xml:space="preserve"> PAGEREF _Toc331315654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5" w:history="1">
        <w:r w:rsidR="00A968D4" w:rsidRPr="00BE5F93">
          <w:rPr>
            <w:rStyle w:val="Hyperlink"/>
            <w:noProof/>
          </w:rPr>
          <w:t>Teste Funcional de Interface</w:t>
        </w:r>
        <w:r w:rsidR="00A968D4">
          <w:rPr>
            <w:noProof/>
            <w:webHidden/>
          </w:rPr>
          <w:tab/>
        </w:r>
        <w:r w:rsidR="00A968D4">
          <w:rPr>
            <w:noProof/>
            <w:webHidden/>
          </w:rPr>
          <w:fldChar w:fldCharType="begin"/>
        </w:r>
        <w:r w:rsidR="00A968D4">
          <w:rPr>
            <w:noProof/>
            <w:webHidden/>
          </w:rPr>
          <w:instrText xml:space="preserve"> PAGEREF _Toc331315655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6" w:history="1">
        <w:r w:rsidR="00A968D4" w:rsidRPr="00BE5F93">
          <w:rPr>
            <w:rStyle w:val="Hyperlink"/>
            <w:noProof/>
          </w:rPr>
          <w:t>Teste de Configuração e Segurança</w:t>
        </w:r>
        <w:r w:rsidR="00A968D4">
          <w:rPr>
            <w:noProof/>
            <w:webHidden/>
          </w:rPr>
          <w:tab/>
        </w:r>
        <w:r w:rsidR="00A968D4">
          <w:rPr>
            <w:noProof/>
            <w:webHidden/>
          </w:rPr>
          <w:fldChar w:fldCharType="begin"/>
        </w:r>
        <w:r w:rsidR="00A968D4">
          <w:rPr>
            <w:noProof/>
            <w:webHidden/>
          </w:rPr>
          <w:instrText xml:space="preserve"> PAGEREF _Toc331315656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7" w:history="1">
        <w:r w:rsidR="00A968D4" w:rsidRPr="00BE5F93">
          <w:rPr>
            <w:rStyle w:val="Hyperlink"/>
            <w:noProof/>
          </w:rPr>
          <w:t>Teste de Instalação</w:t>
        </w:r>
        <w:r w:rsidR="00A968D4">
          <w:rPr>
            <w:noProof/>
            <w:webHidden/>
          </w:rPr>
          <w:tab/>
        </w:r>
        <w:r w:rsidR="00A968D4">
          <w:rPr>
            <w:noProof/>
            <w:webHidden/>
          </w:rPr>
          <w:fldChar w:fldCharType="begin"/>
        </w:r>
        <w:r w:rsidR="00A968D4">
          <w:rPr>
            <w:noProof/>
            <w:webHidden/>
          </w:rPr>
          <w:instrText xml:space="preserve"> PAGEREF _Toc331315657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rsidR="00A968D4" w:rsidRDefault="00FE58F8">
      <w:pPr>
        <w:pStyle w:val="Sumrio1"/>
        <w:rPr>
          <w:rFonts w:asciiTheme="minorHAnsi" w:eastAsiaTheme="minorEastAsia" w:hAnsiTheme="minorHAnsi" w:cstheme="minorBidi"/>
          <w:noProof/>
          <w:sz w:val="22"/>
          <w:szCs w:val="22"/>
          <w:lang w:eastAsia="pt-BR"/>
        </w:rPr>
      </w:pPr>
      <w:hyperlink w:anchor="_Toc331315658" w:history="1">
        <w:r w:rsidR="00A968D4" w:rsidRPr="00BE5F93">
          <w:rPr>
            <w:rStyle w:val="Hyperlink"/>
            <w:noProof/>
          </w:rPr>
          <w:t>Estratégia de Testes</w:t>
        </w:r>
        <w:r w:rsidR="00A968D4">
          <w:rPr>
            <w:noProof/>
            <w:webHidden/>
          </w:rPr>
          <w:tab/>
        </w:r>
        <w:r w:rsidR="00A968D4">
          <w:rPr>
            <w:noProof/>
            <w:webHidden/>
          </w:rPr>
          <w:fldChar w:fldCharType="begin"/>
        </w:r>
        <w:r w:rsidR="00A968D4">
          <w:rPr>
            <w:noProof/>
            <w:webHidden/>
          </w:rPr>
          <w:instrText xml:space="preserve"> PAGEREF _Toc331315658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59" w:history="1">
        <w:r w:rsidR="00A968D4" w:rsidRPr="00BE5F93">
          <w:rPr>
            <w:rStyle w:val="Hyperlink"/>
            <w:noProof/>
          </w:rPr>
          <w:t>Tipos de Teste</w:t>
        </w:r>
        <w:r w:rsidR="00A968D4">
          <w:rPr>
            <w:noProof/>
            <w:webHidden/>
          </w:rPr>
          <w:tab/>
        </w:r>
        <w:r w:rsidR="00A968D4">
          <w:rPr>
            <w:noProof/>
            <w:webHidden/>
          </w:rPr>
          <w:fldChar w:fldCharType="begin"/>
        </w:r>
        <w:r w:rsidR="00A968D4">
          <w:rPr>
            <w:noProof/>
            <w:webHidden/>
          </w:rPr>
          <w:instrText xml:space="preserve"> PAGEREF _Toc331315659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60" w:history="1">
        <w:r w:rsidR="00A968D4" w:rsidRPr="00BE5F93">
          <w:rPr>
            <w:rStyle w:val="Hyperlink"/>
            <w:noProof/>
          </w:rPr>
          <w:t>Teste de Integridade das Informações</w:t>
        </w:r>
        <w:r w:rsidR="00A968D4">
          <w:rPr>
            <w:noProof/>
            <w:webHidden/>
          </w:rPr>
          <w:tab/>
        </w:r>
        <w:r w:rsidR="00A968D4">
          <w:rPr>
            <w:noProof/>
            <w:webHidden/>
          </w:rPr>
          <w:fldChar w:fldCharType="begin"/>
        </w:r>
        <w:r w:rsidR="00A968D4">
          <w:rPr>
            <w:noProof/>
            <w:webHidden/>
          </w:rPr>
          <w:instrText xml:space="preserve"> PAGEREF _Toc331315660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61" w:history="1">
        <w:r w:rsidR="00A968D4" w:rsidRPr="00BE5F93">
          <w:rPr>
            <w:rStyle w:val="Hyperlink"/>
            <w:noProof/>
          </w:rPr>
          <w:t>Teste Funcional de Interface</w:t>
        </w:r>
        <w:r w:rsidR="00A968D4">
          <w:rPr>
            <w:noProof/>
            <w:webHidden/>
          </w:rPr>
          <w:tab/>
        </w:r>
        <w:r w:rsidR="00A968D4">
          <w:rPr>
            <w:noProof/>
            <w:webHidden/>
          </w:rPr>
          <w:fldChar w:fldCharType="begin"/>
        </w:r>
        <w:r w:rsidR="00A968D4">
          <w:rPr>
            <w:noProof/>
            <w:webHidden/>
          </w:rPr>
          <w:instrText xml:space="preserve"> PAGEREF _Toc331315661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62" w:history="1">
        <w:r w:rsidR="00A968D4" w:rsidRPr="00BE5F93">
          <w:rPr>
            <w:rStyle w:val="Hyperlink"/>
            <w:noProof/>
          </w:rPr>
          <w:t>Teste de Configuração e Segurança</w:t>
        </w:r>
        <w:r w:rsidR="00A968D4">
          <w:rPr>
            <w:noProof/>
            <w:webHidden/>
          </w:rPr>
          <w:tab/>
        </w:r>
        <w:r w:rsidR="00A968D4">
          <w:rPr>
            <w:noProof/>
            <w:webHidden/>
          </w:rPr>
          <w:fldChar w:fldCharType="begin"/>
        </w:r>
        <w:r w:rsidR="00A968D4">
          <w:rPr>
            <w:noProof/>
            <w:webHidden/>
          </w:rPr>
          <w:instrText xml:space="preserve"> PAGEREF _Toc331315662 \h </w:instrText>
        </w:r>
        <w:r w:rsidR="00A968D4">
          <w:rPr>
            <w:noProof/>
            <w:webHidden/>
          </w:rPr>
        </w:r>
        <w:r w:rsidR="00A968D4">
          <w:rPr>
            <w:noProof/>
            <w:webHidden/>
          </w:rPr>
          <w:fldChar w:fldCharType="separate"/>
        </w:r>
        <w:r w:rsidR="00A968D4">
          <w:rPr>
            <w:noProof/>
            <w:webHidden/>
          </w:rPr>
          <w:t>89</w:t>
        </w:r>
        <w:r w:rsidR="00A968D4">
          <w:rPr>
            <w:noProof/>
            <w:webHidden/>
          </w:rPr>
          <w:fldChar w:fldCharType="end"/>
        </w:r>
      </w:hyperlink>
    </w:p>
    <w:p w:rsidR="00A968D4" w:rsidRDefault="00FE58F8">
      <w:pPr>
        <w:pStyle w:val="Sumrio2"/>
        <w:rPr>
          <w:rFonts w:asciiTheme="minorHAnsi" w:eastAsiaTheme="minorEastAsia" w:hAnsiTheme="minorHAnsi" w:cstheme="minorBidi"/>
          <w:noProof/>
          <w:sz w:val="22"/>
          <w:szCs w:val="22"/>
          <w:lang w:eastAsia="pt-BR"/>
        </w:rPr>
      </w:pPr>
      <w:hyperlink w:anchor="_Toc331315663" w:history="1">
        <w:r w:rsidR="00A968D4" w:rsidRPr="00BE5F93">
          <w:rPr>
            <w:rStyle w:val="Hyperlink"/>
            <w:noProof/>
          </w:rPr>
          <w:t>Teste de Instalação</w:t>
        </w:r>
        <w:r w:rsidR="00A968D4">
          <w:rPr>
            <w:noProof/>
            <w:webHidden/>
          </w:rPr>
          <w:tab/>
        </w:r>
        <w:r w:rsidR="00A968D4">
          <w:rPr>
            <w:noProof/>
            <w:webHidden/>
          </w:rPr>
          <w:fldChar w:fldCharType="begin"/>
        </w:r>
        <w:r w:rsidR="00A968D4">
          <w:rPr>
            <w:noProof/>
            <w:webHidden/>
          </w:rPr>
          <w:instrText xml:space="preserve"> PAGEREF _Toc331315663 \h </w:instrText>
        </w:r>
        <w:r w:rsidR="00A968D4">
          <w:rPr>
            <w:noProof/>
            <w:webHidden/>
          </w:rPr>
        </w:r>
        <w:r w:rsidR="00A968D4">
          <w:rPr>
            <w:noProof/>
            <w:webHidden/>
          </w:rPr>
          <w:fldChar w:fldCharType="separate"/>
        </w:r>
        <w:r w:rsidR="00A968D4">
          <w:rPr>
            <w:noProof/>
            <w:webHidden/>
          </w:rPr>
          <w:t>89</w:t>
        </w:r>
        <w:r w:rsidR="00A968D4">
          <w:rPr>
            <w:noProof/>
            <w:webHidden/>
          </w:rPr>
          <w:fldChar w:fldCharType="end"/>
        </w:r>
      </w:hyperlink>
    </w:p>
    <w:p w:rsidR="00042EE7" w:rsidRDefault="00A13190" w:rsidP="00857E39">
      <w:pPr>
        <w:ind w:firstLine="0"/>
        <w:rPr>
          <w:bCs/>
          <w:caps/>
          <w:sz w:val="28"/>
          <w:szCs w:val="28"/>
        </w:rPr>
      </w:pPr>
      <w:r>
        <w:rPr>
          <w:bCs/>
          <w:caps/>
          <w:sz w:val="28"/>
          <w:szCs w:val="28"/>
        </w:rPr>
        <w:fldChar w:fldCharType="end"/>
      </w:r>
      <w:bookmarkStart w:id="151" w:name="_Toc244184403"/>
      <w:bookmarkStart w:id="152" w:name="_Toc238388149"/>
      <w:bookmarkStart w:id="153" w:name="_Toc237959735"/>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Pr="00857E39" w:rsidRDefault="00857E39" w:rsidP="00857E39">
      <w:pPr>
        <w:ind w:firstLine="0"/>
        <w:rPr>
          <w:b/>
          <w:sz w:val="28"/>
          <w:szCs w:val="28"/>
          <w:lang w:eastAsia="pt-BR"/>
        </w:rPr>
      </w:pPr>
    </w:p>
    <w:p w:rsidR="00042EE7" w:rsidRDefault="00042EE7" w:rsidP="002003D4">
      <w:pPr>
        <w:pStyle w:val="Titulo1-Apendice"/>
        <w:jc w:val="left"/>
      </w:pPr>
      <w:bookmarkStart w:id="154" w:name="_Toc331315648"/>
      <w:bookmarkStart w:id="155" w:name="_Toc332487396"/>
      <w:r w:rsidRPr="002003D4">
        <w:lastRenderedPageBreak/>
        <w:t>Introdução</w:t>
      </w:r>
      <w:bookmarkEnd w:id="154"/>
      <w:bookmarkEnd w:id="155"/>
    </w:p>
    <w:p w:rsidR="00042EE7" w:rsidRDefault="00042EE7" w:rsidP="00042EE7">
      <w:pPr>
        <w:pStyle w:val="Titulo6"/>
      </w:pPr>
    </w:p>
    <w:p w:rsidR="00042EE7" w:rsidRDefault="00042EE7" w:rsidP="00042EE7">
      <w:pPr>
        <w:pStyle w:val="Subtitulo-Apendice"/>
      </w:pPr>
      <w:bookmarkStart w:id="156" w:name="_Toc331315649"/>
      <w:r>
        <w:t>Objetivo</w:t>
      </w:r>
      <w:bookmarkEnd w:id="151"/>
      <w:bookmarkEnd w:id="152"/>
      <w:bookmarkEnd w:id="153"/>
      <w:bookmarkEnd w:id="156"/>
    </w:p>
    <w:p w:rsidR="00042EE7" w:rsidRDefault="00042EE7" w:rsidP="00042EE7">
      <w:pPr>
        <w:ind w:firstLine="720"/>
      </w:pPr>
    </w:p>
    <w:p w:rsidR="00042EE7" w:rsidRDefault="00042EE7" w:rsidP="00042EE7">
      <w:pPr>
        <w:ind w:firstLine="720"/>
      </w:pPr>
      <w:r>
        <w:t>O teste de software corresponde a mais alta porcentagem de esforço técnico do processo de software. O objetivo do teste de software é descobrir erros. Para alcançar esse objetivo, uma série de passos de testes – testes de unidade, integração, validação e de sistema – é planejada e executada. Os testes de unidade e de integração concentram-se na verificação funcional de um componente e na incorporação de componentes em uma estrutura de programa. Os testes de validação demonstram a rastreabilidade aos requisitos do software e os testes de sistema validam o software depois de ter sido incorporado a um sistema maior.</w:t>
      </w:r>
    </w:p>
    <w:p w:rsidR="00042EE7" w:rsidRDefault="00042EE7" w:rsidP="00042EE7">
      <w:pPr>
        <w:ind w:firstLine="720"/>
      </w:pPr>
      <w:r>
        <w:t>Cada passo de teste é realizado por uma série sistemática de técnicas de teste que ajudam no projeto de casos de teste. Com cada passo de teste, o nível de abstração no qual o software é considerado é ampliado.</w:t>
      </w:r>
    </w:p>
    <w:p w:rsidR="00042EE7" w:rsidRDefault="00042EE7" w:rsidP="00042EE7">
      <w:pPr>
        <w:ind w:firstLine="720"/>
      </w:pPr>
    </w:p>
    <w:p w:rsidR="00042EE7" w:rsidRDefault="00042EE7" w:rsidP="00042EE7">
      <w:pPr>
        <w:pStyle w:val="Subtitulo-Apendice"/>
      </w:pPr>
      <w:bookmarkStart w:id="157" w:name="_Toc244184404"/>
      <w:bookmarkStart w:id="158" w:name="_Toc238388150"/>
      <w:bookmarkStart w:id="159" w:name="_Toc237959736"/>
      <w:bookmarkStart w:id="160" w:name="_Toc331315650"/>
      <w:r>
        <w:t>Informações Detalhadas</w:t>
      </w:r>
      <w:bookmarkEnd w:id="157"/>
      <w:bookmarkEnd w:id="158"/>
      <w:bookmarkEnd w:id="159"/>
      <w:bookmarkEnd w:id="160"/>
    </w:p>
    <w:p w:rsidR="00042EE7" w:rsidRDefault="00042EE7" w:rsidP="00042EE7">
      <w:pPr>
        <w:ind w:firstLine="720"/>
      </w:pPr>
    </w:p>
    <w:p w:rsidR="00042EE7" w:rsidRDefault="00042EE7" w:rsidP="00042EE7">
      <w:pPr>
        <w:ind w:firstLine="720"/>
      </w:pPr>
      <w:r>
        <w:t>O Financial Mobile é um sistema para controle de finanças pessoais que propicia ao usuário a comodidade de utilizar o sistema em duas interfaces, através de um browser o usuário pode acessar o endereço eletrônico do sistema e utilizar suas funcionalidades, assim como efetuar o download do aplicativo para celular, ambas as interfaces possuem as mesmas funcionalidades, visando dar ao usuário total liberdade para utilizar o sistema onde quer que ele esteja.</w:t>
      </w:r>
    </w:p>
    <w:p w:rsidR="00042EE7" w:rsidRDefault="00042EE7" w:rsidP="00042EE7">
      <w:pPr>
        <w:pStyle w:val="Titulo6"/>
      </w:pPr>
      <w:bookmarkStart w:id="161" w:name="_Toc244184405"/>
      <w:bookmarkStart w:id="162" w:name="_Toc238388151"/>
      <w:bookmarkStart w:id="163" w:name="_Toc237959737"/>
    </w:p>
    <w:p w:rsidR="00042EE7" w:rsidRDefault="00042EE7" w:rsidP="00042EE7">
      <w:pPr>
        <w:pStyle w:val="Subtitulo-Apendice"/>
      </w:pPr>
      <w:bookmarkStart w:id="164" w:name="_Toc331315651"/>
      <w:r>
        <w:t>Escopo</w:t>
      </w:r>
      <w:bookmarkEnd w:id="161"/>
      <w:bookmarkEnd w:id="162"/>
      <w:bookmarkEnd w:id="163"/>
      <w:bookmarkEnd w:id="164"/>
    </w:p>
    <w:p w:rsidR="00042EE7" w:rsidRDefault="00042EE7" w:rsidP="00042EE7">
      <w:pPr>
        <w:ind w:firstLine="720"/>
      </w:pPr>
    </w:p>
    <w:p w:rsidR="00042EE7" w:rsidRDefault="00042EE7" w:rsidP="00042EE7">
      <w:pPr>
        <w:ind w:firstLine="720"/>
      </w:pPr>
      <w:r>
        <w:t>Todos os casos de uso do sistema requerem interação direta com o usuário e o projeto é orientado a objetos e necessita de um servidor web. Tendo em vista estas premissas a estratégia é a realização de testes no sistema acompanhando os requisitos.</w:t>
      </w:r>
    </w:p>
    <w:p w:rsidR="00042EE7" w:rsidRDefault="00042EE7" w:rsidP="00042EE7">
      <w:pPr>
        <w:ind w:firstLine="720"/>
      </w:pPr>
      <w:r>
        <w:t>Utilizando esta abordagem espera-se verificar se a operabilidade do aplicativo atende aos requisitos, gerando um sistema estável e seguro para a utilização.</w:t>
      </w:r>
    </w:p>
    <w:p w:rsidR="00042EE7" w:rsidRDefault="00042EE7" w:rsidP="00042EE7">
      <w:pPr>
        <w:pStyle w:val="Titulo6"/>
      </w:pPr>
      <w:bookmarkStart w:id="165" w:name="_Toc244184406"/>
      <w:bookmarkStart w:id="166" w:name="_Toc238388152"/>
      <w:bookmarkStart w:id="167" w:name="_Toc237959738"/>
    </w:p>
    <w:p w:rsidR="00042EE7" w:rsidRDefault="00042EE7" w:rsidP="00042EE7">
      <w:pPr>
        <w:pStyle w:val="Titulo6"/>
      </w:pPr>
    </w:p>
    <w:p w:rsidR="00042EE7" w:rsidRDefault="00042EE7" w:rsidP="00042EE7">
      <w:pPr>
        <w:pStyle w:val="Subtitulo-Apendice"/>
      </w:pPr>
      <w:bookmarkStart w:id="168" w:name="_Toc331315652"/>
      <w:r>
        <w:t>Identificação do Projeto</w:t>
      </w:r>
      <w:bookmarkEnd w:id="165"/>
      <w:bookmarkEnd w:id="166"/>
      <w:bookmarkEnd w:id="167"/>
      <w:bookmarkEnd w:id="168"/>
    </w:p>
    <w:p w:rsidR="00042EE7" w:rsidRDefault="00042EE7" w:rsidP="00042EE7">
      <w:pPr>
        <w:pStyle w:val="Titulo6"/>
      </w:pPr>
    </w:p>
    <w:p w:rsidR="00042EE7" w:rsidRDefault="00042EE7" w:rsidP="00042EE7">
      <w:pPr>
        <w:ind w:firstLine="720"/>
      </w:pPr>
      <w:r>
        <w:t>A tabela abaixo identifica a documentação, bem como sua disponibilidade. Ela é utilizada para desenvolver o plano de teste:</w:t>
      </w:r>
    </w:p>
    <w:p w:rsidR="00042EE7" w:rsidRDefault="00042EE7" w:rsidP="00042EE7">
      <w:pPr>
        <w:ind w:firstLine="720"/>
      </w:pP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410"/>
        <w:gridCol w:w="2409"/>
      </w:tblGrid>
      <w:tr w:rsidR="00042EE7" w:rsidTr="005E623A">
        <w:tc>
          <w:tcPr>
            <w:tcW w:w="3227"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Documento</w:t>
            </w:r>
          </w:p>
          <w:p w:rsidR="00042EE7" w:rsidRDefault="00042EE7" w:rsidP="005E623A">
            <w:pPr>
              <w:spacing w:line="240" w:lineRule="auto"/>
              <w:ind w:firstLine="0"/>
              <w:jc w:val="center"/>
            </w:pPr>
            <w:r>
              <w:t xml:space="preserve"> (e versão / data)</w:t>
            </w:r>
          </w:p>
        </w:tc>
        <w:tc>
          <w:tcPr>
            <w:tcW w:w="2410"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Criado ou Disponível</w:t>
            </w:r>
          </w:p>
        </w:tc>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Observações</w:t>
            </w: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Descrição dos Casos de Uso</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Diagrama de Classes</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Roteiro de Instalação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Manual do Usuário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bl>
    <w:p w:rsidR="00042EE7" w:rsidRDefault="00042EE7" w:rsidP="00042EE7">
      <w:pPr>
        <w:ind w:firstLine="720"/>
      </w:pPr>
    </w:p>
    <w:p w:rsidR="00042EE7" w:rsidRDefault="00042EE7" w:rsidP="00042EE7">
      <w:pPr>
        <w:ind w:firstLine="720"/>
      </w:pPr>
    </w:p>
    <w:p w:rsidR="00042EE7" w:rsidRDefault="00042EE7" w:rsidP="002003D4">
      <w:pPr>
        <w:pStyle w:val="Titulo1-Apendice"/>
        <w:jc w:val="left"/>
      </w:pPr>
      <w:bookmarkStart w:id="169" w:name="_Toc331315653"/>
      <w:bookmarkStart w:id="170" w:name="_Toc332487397"/>
      <w:r w:rsidRPr="002003D4">
        <w:t>Requisitos</w:t>
      </w:r>
      <w:r>
        <w:t xml:space="preserve"> de Teste</w:t>
      </w:r>
      <w:bookmarkEnd w:id="169"/>
      <w:bookmarkEnd w:id="170"/>
    </w:p>
    <w:p w:rsidR="00042EE7" w:rsidRDefault="00042EE7" w:rsidP="00042EE7">
      <w:pPr>
        <w:spacing w:line="240" w:lineRule="auto"/>
      </w:pPr>
      <w:r>
        <w:t>A seguir são identificados os itens (casos de uso e requisitos funcionais) que foram identificados como objetivos de teste.</w:t>
      </w:r>
    </w:p>
    <w:p w:rsidR="00042EE7" w:rsidRDefault="00042EE7" w:rsidP="00042EE7">
      <w:pPr>
        <w:spacing w:line="240" w:lineRule="auto"/>
      </w:pPr>
    </w:p>
    <w:p w:rsidR="00042EE7" w:rsidRPr="007D382E" w:rsidRDefault="00042EE7" w:rsidP="00042EE7">
      <w:pPr>
        <w:spacing w:line="240" w:lineRule="auto"/>
        <w:ind w:firstLine="0"/>
        <w:jc w:val="left"/>
        <w:rPr>
          <w:b/>
        </w:rPr>
      </w:pPr>
      <w:r w:rsidRPr="007D382E">
        <w:rPr>
          <w:b/>
        </w:rPr>
        <w:t>Casos de Uso</w:t>
      </w:r>
    </w:p>
    <w:tbl>
      <w:tblPr>
        <w:tblStyle w:val="SombreamentoClaro1"/>
        <w:tblW w:w="8755" w:type="dxa"/>
        <w:tblLook w:val="04A0" w:firstRow="1" w:lastRow="0" w:firstColumn="1" w:lastColumn="0" w:noHBand="0" w:noVBand="1"/>
      </w:tblPr>
      <w:tblGrid>
        <w:gridCol w:w="8755"/>
      </w:tblGrid>
      <w:tr w:rsidR="00042EE7" w:rsidRPr="00D70471" w:rsidTr="005E623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423501" w:rsidRDefault="00042EE7" w:rsidP="005E623A">
            <w:pPr>
              <w:pStyle w:val="LegTabela"/>
              <w:rPr>
                <w:bCs/>
              </w:rPr>
            </w:pPr>
            <w:r>
              <w:t>Nome do Caso de Uso</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01-Cadastro de Usuario</w:t>
            </w:r>
          </w:p>
        </w:tc>
      </w:tr>
      <w:tr w:rsidR="00042EE7" w:rsidRPr="002434D0"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02-Recupera Senha</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03-Efetua Login</w:t>
            </w:r>
          </w:p>
        </w:tc>
      </w:tr>
      <w:tr w:rsidR="00042EE7" w:rsidRPr="007D382E"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rPr>
                <w:lang w:val="en-US"/>
              </w:rPr>
            </w:pPr>
            <w:r>
              <w:rPr>
                <w:lang w:val="en-US"/>
              </w:rPr>
              <w:t>UC</w:t>
            </w:r>
            <w:r w:rsidR="00042EE7" w:rsidRPr="00281725">
              <w:rPr>
                <w:lang w:val="en-US"/>
              </w:rPr>
              <w:t>04-Manter Gastos</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05-Relatorio de Gastos Simples</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06-Manter Categorias</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07-Manter Usuarios</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C0202B">
            <w:pPr>
              <w:pStyle w:val="LegTabela"/>
              <w:ind w:firstLine="0"/>
            </w:pPr>
            <w:r>
              <w:t>UC</w:t>
            </w:r>
            <w:r w:rsidR="00042EE7" w:rsidRPr="00281725">
              <w:t>08-Efetuar Login</w:t>
            </w:r>
            <w:r w:rsidR="00042EE7">
              <w:t xml:space="preserve"> - Celular</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09-Adicionar Gasto</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10-Manter Gastos</w:t>
            </w:r>
            <w:r w:rsidR="00042EE7">
              <w:t xml:space="preserve"> - Celular</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11-Relatorio de Gastos</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12-Sincronizar Dados</w:t>
            </w:r>
            <w:r w:rsidR="00042EE7">
              <w:t xml:space="preserve"> - Celular</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13-Limitar Gastos por Categoria</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14-Relatório de Média de Gastos por Categoria</w:t>
            </w:r>
          </w:p>
        </w:tc>
      </w:tr>
    </w:tbl>
    <w:p w:rsidR="00042EE7" w:rsidRPr="000A108F" w:rsidRDefault="00042EE7" w:rsidP="00042EE7">
      <w:pPr>
        <w:spacing w:line="240" w:lineRule="auto"/>
      </w:pPr>
    </w:p>
    <w:p w:rsidR="00042EE7" w:rsidRPr="000A108F" w:rsidRDefault="00042EE7" w:rsidP="00042EE7">
      <w:pPr>
        <w:spacing w:line="240" w:lineRule="auto"/>
      </w:pPr>
    </w:p>
    <w:p w:rsidR="00042EE7" w:rsidRDefault="00042EE7" w:rsidP="00042EE7">
      <w:pPr>
        <w:pStyle w:val="Titulo6"/>
      </w:pPr>
      <w:bookmarkStart w:id="171" w:name="_Toc233708474"/>
      <w:bookmarkStart w:id="172" w:name="_Toc233708648"/>
      <w:bookmarkStart w:id="173" w:name="_Toc246765897"/>
    </w:p>
    <w:p w:rsidR="00042EE7" w:rsidRDefault="00042EE7" w:rsidP="00042EE7">
      <w:pPr>
        <w:pStyle w:val="Subtitulo-Apendice"/>
      </w:pPr>
      <w:bookmarkStart w:id="174" w:name="_Toc331315654"/>
      <w:r w:rsidRPr="00D70471">
        <w:t xml:space="preserve">Testes de Integridade </w:t>
      </w:r>
      <w:bookmarkEnd w:id="171"/>
      <w:bookmarkEnd w:id="172"/>
      <w:bookmarkEnd w:id="173"/>
      <w:r>
        <w:t>das Informações</w:t>
      </w:r>
      <w:bookmarkEnd w:id="174"/>
    </w:p>
    <w:p w:rsidR="00042EE7" w:rsidRPr="00D70471" w:rsidRDefault="00042EE7" w:rsidP="00042EE7">
      <w:pPr>
        <w:spacing w:line="240" w:lineRule="auto"/>
      </w:pPr>
      <w:r w:rsidRPr="00D70471">
        <w:lastRenderedPageBreak/>
        <w:t xml:space="preserve">Como a base de dados do sistema </w:t>
      </w:r>
      <w:r>
        <w:t xml:space="preserve">web é o </w:t>
      </w:r>
      <w:r w:rsidR="005B5ED1">
        <w:t>MYSQL</w:t>
      </w:r>
      <w:r>
        <w:t xml:space="preserve"> e no celular os dados são armazenados utilizando arquivos binários, é necessário verificar se as informações estão ficando coerentes após o sincronismo entre as duas plataformas</w:t>
      </w:r>
      <w:r w:rsidRPr="00D70471">
        <w:t>:</w:t>
      </w:r>
    </w:p>
    <w:p w:rsidR="00042EE7" w:rsidRDefault="00042EE7" w:rsidP="00FB57A1">
      <w:pPr>
        <w:pStyle w:val="PargrafodaLista"/>
        <w:numPr>
          <w:ilvl w:val="0"/>
          <w:numId w:val="1"/>
        </w:numPr>
        <w:spacing w:after="200" w:line="240" w:lineRule="auto"/>
      </w:pPr>
      <w:r w:rsidRPr="00D70471">
        <w:t>Verificar se as informações</w:t>
      </w:r>
      <w:r>
        <w:t xml:space="preserve"> gravadas nas duas plataformas foram sincronizadas corretamente</w:t>
      </w:r>
      <w:r w:rsidRPr="00D70471">
        <w:t>.</w:t>
      </w:r>
    </w:p>
    <w:p w:rsidR="00042EE7" w:rsidRPr="00D70471" w:rsidRDefault="00042EE7" w:rsidP="00042EE7">
      <w:pPr>
        <w:pStyle w:val="PargrafodaLista"/>
        <w:spacing w:line="240" w:lineRule="auto"/>
      </w:pPr>
    </w:p>
    <w:p w:rsidR="00042EE7" w:rsidRDefault="00042EE7" w:rsidP="00042EE7">
      <w:pPr>
        <w:pStyle w:val="Subtitulo-Apendice"/>
      </w:pPr>
      <w:bookmarkStart w:id="175" w:name="_Toc233708475"/>
      <w:bookmarkStart w:id="176" w:name="_Toc233708649"/>
      <w:bookmarkStart w:id="177" w:name="_Toc246765898"/>
      <w:bookmarkStart w:id="178" w:name="_Toc331315655"/>
      <w:r w:rsidRPr="00D70471">
        <w:t>Teste Funcional</w:t>
      </w:r>
      <w:r w:rsidR="005B5ED1">
        <w:t xml:space="preserve"> de</w:t>
      </w:r>
      <w:r>
        <w:t xml:space="preserve"> Interface</w:t>
      </w:r>
      <w:bookmarkEnd w:id="175"/>
      <w:bookmarkEnd w:id="176"/>
      <w:bookmarkEnd w:id="177"/>
      <w:bookmarkEnd w:id="178"/>
    </w:p>
    <w:p w:rsidR="00042EE7" w:rsidRPr="00D70471" w:rsidRDefault="00042EE7" w:rsidP="00FB57A1">
      <w:pPr>
        <w:pStyle w:val="PargrafodaLista"/>
        <w:numPr>
          <w:ilvl w:val="0"/>
          <w:numId w:val="2"/>
        </w:numPr>
        <w:spacing w:after="200" w:line="240" w:lineRule="auto"/>
      </w:pPr>
      <w:r w:rsidRPr="00D70471">
        <w:t>Verificar se as sugestões são exibidas na tela no tempo determinado pelo usuário.</w:t>
      </w:r>
    </w:p>
    <w:p w:rsidR="00042EE7" w:rsidRPr="00D70471" w:rsidRDefault="00042EE7" w:rsidP="00FB57A1">
      <w:pPr>
        <w:pStyle w:val="PargrafodaLista"/>
        <w:numPr>
          <w:ilvl w:val="0"/>
          <w:numId w:val="2"/>
        </w:numPr>
        <w:spacing w:after="200" w:line="240" w:lineRule="auto"/>
      </w:pPr>
      <w:r w:rsidRPr="00D70471">
        <w:t>Verificar se as configurações gravadas na tela de configurações refletem no sistema.</w:t>
      </w:r>
    </w:p>
    <w:p w:rsidR="00042EE7" w:rsidRPr="00D70471" w:rsidRDefault="00042EE7" w:rsidP="00FB57A1">
      <w:pPr>
        <w:pStyle w:val="PargrafodaLista"/>
        <w:numPr>
          <w:ilvl w:val="0"/>
          <w:numId w:val="2"/>
        </w:numPr>
        <w:spacing w:after="200" w:line="240" w:lineRule="auto"/>
      </w:pPr>
      <w:r w:rsidRPr="00D70471">
        <w:t xml:space="preserve">Verificar </w:t>
      </w:r>
      <w:r>
        <w:t>se as telas estão sendo exibidas corretamente</w:t>
      </w:r>
    </w:p>
    <w:p w:rsidR="00042EE7" w:rsidRPr="00D70471" w:rsidRDefault="00042EE7" w:rsidP="00FB57A1">
      <w:pPr>
        <w:pStyle w:val="PargrafodaLista"/>
        <w:numPr>
          <w:ilvl w:val="0"/>
          <w:numId w:val="2"/>
        </w:numPr>
        <w:spacing w:after="200" w:line="240" w:lineRule="auto"/>
      </w:pPr>
      <w:r>
        <w:t>Verificar se as informações das buscas estão coerentes com o filtro</w:t>
      </w:r>
    </w:p>
    <w:p w:rsidR="00042EE7" w:rsidRPr="00D70471" w:rsidRDefault="00042EE7" w:rsidP="00FB57A1">
      <w:pPr>
        <w:pStyle w:val="PargrafodaLista"/>
        <w:numPr>
          <w:ilvl w:val="0"/>
          <w:numId w:val="2"/>
        </w:numPr>
        <w:spacing w:after="200" w:line="240" w:lineRule="auto"/>
      </w:pPr>
      <w:r w:rsidRPr="00D70471">
        <w:t>Verificar se a interface apresenta problemas de usabilidade.</w:t>
      </w:r>
    </w:p>
    <w:p w:rsidR="00042EE7" w:rsidRDefault="00042EE7" w:rsidP="00042EE7">
      <w:pPr>
        <w:spacing w:line="240" w:lineRule="auto"/>
      </w:pPr>
    </w:p>
    <w:p w:rsidR="00042EE7" w:rsidRDefault="00042EE7" w:rsidP="00042EE7">
      <w:pPr>
        <w:pStyle w:val="Subtitulo-Apendice"/>
      </w:pPr>
      <w:bookmarkStart w:id="179" w:name="_Toc233708476"/>
      <w:bookmarkStart w:id="180" w:name="_Toc233708650"/>
      <w:bookmarkStart w:id="181" w:name="_Toc246765899"/>
      <w:bookmarkStart w:id="182" w:name="_Toc331315656"/>
      <w:r w:rsidRPr="00D70471">
        <w:t>Teste de Configuração</w:t>
      </w:r>
      <w:r>
        <w:t xml:space="preserve"> e Segurança</w:t>
      </w:r>
      <w:bookmarkEnd w:id="179"/>
      <w:bookmarkEnd w:id="180"/>
      <w:bookmarkEnd w:id="181"/>
      <w:bookmarkEnd w:id="182"/>
    </w:p>
    <w:p w:rsidR="00042EE7" w:rsidRPr="00D70471" w:rsidRDefault="00042EE7" w:rsidP="00FB57A1">
      <w:pPr>
        <w:pStyle w:val="PargrafodaLista"/>
        <w:numPr>
          <w:ilvl w:val="0"/>
          <w:numId w:val="3"/>
        </w:numPr>
        <w:spacing w:after="200" w:line="240" w:lineRule="auto"/>
      </w:pPr>
      <w:r w:rsidRPr="00D70471">
        <w:t xml:space="preserve">Verificar se o sistema funciona de forma esperada </w:t>
      </w:r>
      <w:r>
        <w:t>em celulares com JME disponível.</w:t>
      </w:r>
    </w:p>
    <w:p w:rsidR="00042EE7" w:rsidRDefault="00042EE7" w:rsidP="00FB57A1">
      <w:pPr>
        <w:pStyle w:val="PargrafodaLista"/>
        <w:numPr>
          <w:ilvl w:val="0"/>
          <w:numId w:val="3"/>
        </w:numPr>
        <w:spacing w:after="200" w:line="240" w:lineRule="auto"/>
      </w:pPr>
      <w:r w:rsidRPr="00D70471">
        <w:t>Verificar se há discrepâncias de visualização em diferentes tipos de monitor, resolução de tela e configuração da área de trabalho.</w:t>
      </w:r>
    </w:p>
    <w:p w:rsidR="00042EE7" w:rsidRPr="00D70471" w:rsidRDefault="00042EE7" w:rsidP="00FB57A1">
      <w:pPr>
        <w:pStyle w:val="PargrafodaLista"/>
        <w:numPr>
          <w:ilvl w:val="0"/>
          <w:numId w:val="3"/>
        </w:numPr>
        <w:spacing w:after="200" w:line="240" w:lineRule="auto"/>
      </w:pPr>
      <w:r>
        <w:t>Verificar a compatibilidade com os principais browsers(Internet Explorer, Firefox, Chrome)</w:t>
      </w:r>
    </w:p>
    <w:p w:rsidR="00042EE7" w:rsidRDefault="00042EE7" w:rsidP="00FB57A1">
      <w:pPr>
        <w:pStyle w:val="PargrafodaLista"/>
        <w:numPr>
          <w:ilvl w:val="0"/>
          <w:numId w:val="3"/>
        </w:numPr>
        <w:spacing w:after="200" w:line="240" w:lineRule="auto"/>
      </w:pPr>
      <w:r>
        <w:t>Verificar se o controle de acesso e autenticação estão corretos</w:t>
      </w:r>
    </w:p>
    <w:p w:rsidR="00042EE7" w:rsidRPr="00D70471" w:rsidRDefault="00042EE7" w:rsidP="00FB57A1">
      <w:pPr>
        <w:pStyle w:val="PargrafodaLista"/>
        <w:numPr>
          <w:ilvl w:val="0"/>
          <w:numId w:val="3"/>
        </w:numPr>
        <w:spacing w:after="200" w:line="240" w:lineRule="auto"/>
      </w:pPr>
      <w:r>
        <w:t>Verificar se dados são expostos de forma segura e se algum dos métodos expõe algum tipo de falha em segurança.</w:t>
      </w:r>
    </w:p>
    <w:p w:rsidR="00042EE7" w:rsidRPr="00D70471" w:rsidRDefault="00042EE7" w:rsidP="00042EE7">
      <w:pPr>
        <w:spacing w:line="240" w:lineRule="auto"/>
      </w:pPr>
    </w:p>
    <w:p w:rsidR="00042EE7" w:rsidRDefault="00042EE7" w:rsidP="00042EE7">
      <w:pPr>
        <w:pStyle w:val="Subtitulo-Apendice"/>
      </w:pPr>
      <w:bookmarkStart w:id="183" w:name="_Toc233708477"/>
      <w:bookmarkStart w:id="184" w:name="_Toc233708651"/>
      <w:bookmarkStart w:id="185" w:name="_Toc246765900"/>
      <w:bookmarkStart w:id="186" w:name="_Toc331315657"/>
      <w:r w:rsidRPr="00D70471">
        <w:t>Teste de Instalação</w:t>
      </w:r>
      <w:bookmarkEnd w:id="183"/>
      <w:bookmarkEnd w:id="184"/>
      <w:bookmarkEnd w:id="185"/>
      <w:bookmarkEnd w:id="186"/>
    </w:p>
    <w:p w:rsidR="00042EE7" w:rsidRPr="00D70471" w:rsidRDefault="00042EE7" w:rsidP="00FB57A1">
      <w:pPr>
        <w:pStyle w:val="PargrafodaLista"/>
        <w:numPr>
          <w:ilvl w:val="0"/>
          <w:numId w:val="4"/>
        </w:numPr>
        <w:spacing w:after="200" w:line="240" w:lineRule="auto"/>
      </w:pPr>
      <w:r w:rsidRPr="00D70471">
        <w:t>Verificar se o sistema funciona após seguir o roteiro de instalação fornecido nas condições e requisitos mínimos de hardware e software especificados.</w:t>
      </w:r>
    </w:p>
    <w:p w:rsidR="00042EE7" w:rsidRPr="00D70471" w:rsidRDefault="00042EE7" w:rsidP="00042EE7">
      <w:pPr>
        <w:spacing w:line="240" w:lineRule="auto"/>
      </w:pPr>
    </w:p>
    <w:p w:rsidR="00042EE7" w:rsidRDefault="00042EE7" w:rsidP="00042EE7">
      <w:pPr>
        <w:pStyle w:val="Ttulo1"/>
      </w:pPr>
      <w:bookmarkStart w:id="187" w:name="_Toc233708478"/>
      <w:bookmarkStart w:id="188" w:name="_Toc233708652"/>
    </w:p>
    <w:p w:rsidR="00042EE7" w:rsidRDefault="00042EE7" w:rsidP="00042EE7">
      <w:pPr>
        <w:spacing w:after="200"/>
        <w:rPr>
          <w:b/>
        </w:rPr>
      </w:pPr>
      <w:r>
        <w:br w:type="page"/>
      </w:r>
    </w:p>
    <w:p w:rsidR="00042EE7" w:rsidRPr="00D70471" w:rsidRDefault="00042EE7" w:rsidP="00042EE7">
      <w:pPr>
        <w:pStyle w:val="Titulo1-Apendice"/>
        <w:jc w:val="left"/>
      </w:pPr>
      <w:bookmarkStart w:id="189" w:name="_Toc246765901"/>
      <w:bookmarkStart w:id="190" w:name="_Toc331315658"/>
      <w:bookmarkStart w:id="191" w:name="_Toc332487398"/>
      <w:r w:rsidRPr="00D70471">
        <w:lastRenderedPageBreak/>
        <w:t>Estratégia de Testes</w:t>
      </w:r>
      <w:bookmarkEnd w:id="187"/>
      <w:bookmarkEnd w:id="188"/>
      <w:bookmarkEnd w:id="189"/>
      <w:bookmarkEnd w:id="190"/>
      <w:bookmarkEnd w:id="191"/>
    </w:p>
    <w:p w:rsidR="00042EE7" w:rsidRPr="00D70471" w:rsidRDefault="00042EE7" w:rsidP="00042EE7">
      <w:pPr>
        <w:spacing w:line="240" w:lineRule="auto"/>
      </w:pPr>
    </w:p>
    <w:p w:rsidR="00042EE7" w:rsidRDefault="00042EE7" w:rsidP="00042EE7">
      <w:pPr>
        <w:pStyle w:val="Subtitulo-Apendice"/>
      </w:pPr>
      <w:bookmarkStart w:id="192" w:name="_Toc233708479"/>
      <w:bookmarkStart w:id="193" w:name="_Toc233708653"/>
      <w:bookmarkStart w:id="194" w:name="_Toc246765902"/>
      <w:bookmarkStart w:id="195" w:name="_Toc331315659"/>
      <w:r>
        <w:t>Tipos de Teste</w:t>
      </w:r>
      <w:bookmarkEnd w:id="192"/>
      <w:bookmarkEnd w:id="193"/>
      <w:bookmarkEnd w:id="194"/>
      <w:bookmarkEnd w:id="195"/>
    </w:p>
    <w:p w:rsidR="00042EE7" w:rsidRPr="008F0F7C" w:rsidRDefault="00042EE7" w:rsidP="00042EE7"/>
    <w:p w:rsidR="00042EE7" w:rsidRDefault="00042EE7" w:rsidP="00042EE7">
      <w:pPr>
        <w:pStyle w:val="Subtitulo-Apendice"/>
      </w:pPr>
      <w:bookmarkStart w:id="196" w:name="_Toc233708480"/>
      <w:bookmarkStart w:id="197" w:name="_Toc233708654"/>
      <w:bookmarkStart w:id="198" w:name="_Toc246765903"/>
      <w:bookmarkStart w:id="199" w:name="_Toc331315660"/>
      <w:r w:rsidRPr="00D70471">
        <w:t xml:space="preserve">Teste de Integridade </w:t>
      </w:r>
      <w:bookmarkEnd w:id="196"/>
      <w:bookmarkEnd w:id="197"/>
      <w:bookmarkEnd w:id="198"/>
      <w:r>
        <w:t>das Informações</w:t>
      </w:r>
      <w:bookmarkEnd w:id="199"/>
    </w:p>
    <w:p w:rsidR="00042EE7" w:rsidRPr="00D30677" w:rsidRDefault="00042EE7" w:rsidP="00042EE7"/>
    <w:p w:rsidR="00042EE7" w:rsidRDefault="00042EE7" w:rsidP="00042EE7">
      <w:pPr>
        <w:spacing w:line="240" w:lineRule="auto"/>
      </w:pPr>
      <w:r w:rsidRPr="00D70471">
        <w:t>Objetivo do Teste:</w:t>
      </w:r>
      <w:r>
        <w:t xml:space="preserve"> </w:t>
      </w:r>
    </w:p>
    <w:p w:rsidR="00042EE7" w:rsidRDefault="00042EE7" w:rsidP="00042EE7">
      <w:pPr>
        <w:spacing w:line="240" w:lineRule="auto"/>
      </w:pPr>
      <w:r w:rsidRPr="00D70471">
        <w:t>•</w:t>
      </w:r>
      <w:r>
        <w:t xml:space="preserve"> Garantir que as informações sincronizadas entre o dispositivo móvel e o sistema Web ocorra sem distorção das mesmas.</w:t>
      </w:r>
    </w:p>
    <w:p w:rsidR="00042EE7" w:rsidRPr="00D70471" w:rsidRDefault="00042EE7" w:rsidP="00042EE7">
      <w:pPr>
        <w:spacing w:line="240" w:lineRule="auto"/>
      </w:pPr>
    </w:p>
    <w:p w:rsidR="00042EE7" w:rsidRDefault="00042EE7" w:rsidP="00042EE7">
      <w:pPr>
        <w:spacing w:line="240" w:lineRule="auto"/>
      </w:pPr>
      <w:r w:rsidRPr="00D70471">
        <w:t>Técnica:</w:t>
      </w:r>
    </w:p>
    <w:p w:rsidR="00042EE7" w:rsidRPr="00D70471" w:rsidRDefault="00042EE7" w:rsidP="00042EE7">
      <w:pPr>
        <w:spacing w:line="240" w:lineRule="auto"/>
      </w:pPr>
      <w:r>
        <w:t>• Efetuar inserção de dados através do sistema web e do sistema móbile, após isto efetuar um sincronismo das informações através do sistema móbile e observar se os dados estão coerentes.</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Todos os métodos e procedimentos de </w:t>
      </w:r>
      <w:r>
        <w:t>sincronismo das informações</w:t>
      </w:r>
      <w:r w:rsidRPr="00D70471">
        <w:t xml:space="preserve"> funcionam conforme projetado e sem corromper os dados.</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t xml:space="preserve">• </w:t>
      </w:r>
      <w:r w:rsidRPr="00D70471">
        <w:t>Os processos deverão ser disparados manualmente.</w:t>
      </w:r>
    </w:p>
    <w:p w:rsidR="00042EE7" w:rsidRPr="00D70471" w:rsidRDefault="00042EE7" w:rsidP="00042EE7">
      <w:pPr>
        <w:spacing w:line="240" w:lineRule="auto"/>
      </w:pPr>
      <w:r>
        <w:t>• Deve ser feito teste com um número baixo de inserções, 2 registros em cada ambiente, de forma que possa ser mais fácil verificar se houve alguma incoerência nas informações.</w:t>
      </w:r>
      <w:r w:rsidRPr="00D70471">
        <w:t xml:space="preserve"> </w:t>
      </w:r>
    </w:p>
    <w:p w:rsidR="00042EE7"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200" w:name="_Toc233708481"/>
      <w:bookmarkStart w:id="201" w:name="_Toc233708655"/>
      <w:bookmarkStart w:id="202" w:name="_Toc246765904"/>
      <w:bookmarkStart w:id="203" w:name="_Toc331315661"/>
      <w:r w:rsidRPr="00D70471">
        <w:t>Teste Funcional</w:t>
      </w:r>
      <w:bookmarkEnd w:id="200"/>
      <w:bookmarkEnd w:id="201"/>
      <w:bookmarkEnd w:id="202"/>
      <w:r w:rsidR="005B5ED1">
        <w:t xml:space="preserve"> de</w:t>
      </w:r>
      <w:r>
        <w:t xml:space="preserve"> Interface</w:t>
      </w:r>
      <w:bookmarkEnd w:id="203"/>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Garantir a funcionalidade adequada de objetivo do teste, incluindo navegação, entrada de dados, processamento e recuperação.</w:t>
      </w:r>
    </w:p>
    <w:p w:rsidR="00042EE7" w:rsidRDefault="00042EE7" w:rsidP="00042EE7">
      <w:pPr>
        <w:spacing w:line="240" w:lineRule="auto"/>
      </w:pPr>
      <w:r w:rsidRPr="00D70471">
        <w:t>Técnica:</w:t>
      </w:r>
      <w:r w:rsidRPr="00D70471">
        <w:tab/>
      </w:r>
    </w:p>
    <w:p w:rsidR="00042EE7" w:rsidRPr="00D70471" w:rsidRDefault="00042EE7" w:rsidP="00042EE7">
      <w:pPr>
        <w:spacing w:line="240" w:lineRule="auto"/>
      </w:pPr>
      <w:r w:rsidRPr="00D70471">
        <w:t>•</w:t>
      </w:r>
      <w:r>
        <w:t xml:space="preserve"> </w:t>
      </w:r>
      <w:r w:rsidRPr="00D70471">
        <w:t xml:space="preserve">Executar cada caso de uso, fluxo de caso de uso ou </w:t>
      </w:r>
      <w:r>
        <w:t>método</w:t>
      </w:r>
      <w:r w:rsidRPr="00D70471">
        <w:t xml:space="preserve"> usando dados válidos e inválidos, a fim de verificar o seguinte:</w:t>
      </w:r>
    </w:p>
    <w:p w:rsidR="00042EE7" w:rsidRPr="00D70471" w:rsidRDefault="00042EE7" w:rsidP="00042EE7">
      <w:pPr>
        <w:spacing w:line="240" w:lineRule="auto"/>
      </w:pPr>
      <w:r w:rsidRPr="00D70471">
        <w:t xml:space="preserve">• Os resultados esperados ocorrerão quando forem usados dados válidos. </w:t>
      </w:r>
    </w:p>
    <w:p w:rsidR="00042EE7" w:rsidRPr="00D70471" w:rsidRDefault="00042EE7" w:rsidP="00042EE7">
      <w:pPr>
        <w:spacing w:line="240" w:lineRule="auto"/>
      </w:pPr>
      <w:r w:rsidRPr="00D70471">
        <w:t xml:space="preserve">• As mensagens de erro/aviso apropriadas serão exibidas quando forem usados dados inválidos. </w:t>
      </w:r>
    </w:p>
    <w:p w:rsidR="00042EE7" w:rsidRPr="00D70471" w:rsidRDefault="00042EE7" w:rsidP="00042EE7">
      <w:pPr>
        <w:spacing w:line="240" w:lineRule="auto"/>
      </w:pPr>
      <w:r>
        <w:t xml:space="preserve">• </w:t>
      </w:r>
      <w:r w:rsidRPr="00D70471">
        <w:t xml:space="preserve">Cada regra será adequadamente aplicada. </w:t>
      </w:r>
    </w:p>
    <w:p w:rsidR="00042EE7" w:rsidRDefault="00042EE7" w:rsidP="00042EE7">
      <w:pPr>
        <w:spacing w:line="240" w:lineRule="auto"/>
      </w:pP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 xml:space="preserve">•  Todos os testes planejados foram executados. </w:t>
      </w:r>
    </w:p>
    <w:p w:rsidR="00042EE7" w:rsidRPr="00D70471" w:rsidRDefault="00042EE7" w:rsidP="00042EE7">
      <w:pPr>
        <w:spacing w:line="240" w:lineRule="auto"/>
      </w:pPr>
      <w:r w:rsidRPr="00D70471">
        <w:t xml:space="preserve">•  Todos os defeitos identificados foram abordados. </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line="240" w:lineRule="auto"/>
      </w:pPr>
    </w:p>
    <w:p w:rsidR="00042EE7" w:rsidRPr="00D70471" w:rsidRDefault="00042EE7" w:rsidP="00042EE7">
      <w:pPr>
        <w:spacing w:line="240" w:lineRule="auto"/>
      </w:pPr>
    </w:p>
    <w:p w:rsidR="00042EE7" w:rsidRDefault="00042EE7" w:rsidP="00042EE7">
      <w:pPr>
        <w:pStyle w:val="Titulo6"/>
      </w:pPr>
      <w:bookmarkStart w:id="204" w:name="_Toc233708482"/>
      <w:bookmarkStart w:id="205" w:name="_Toc233708656"/>
      <w:bookmarkStart w:id="206" w:name="_Toc246765905"/>
    </w:p>
    <w:p w:rsidR="00042EE7" w:rsidRDefault="00042EE7" w:rsidP="00042EE7">
      <w:pPr>
        <w:pStyle w:val="Titulo6"/>
      </w:pPr>
    </w:p>
    <w:bookmarkEnd w:id="204"/>
    <w:bookmarkEnd w:id="205"/>
    <w:bookmarkEnd w:id="206"/>
    <w:p w:rsidR="00042EE7" w:rsidRPr="00D70471" w:rsidRDefault="00042EE7" w:rsidP="00042EE7">
      <w:pPr>
        <w:spacing w:line="240" w:lineRule="auto"/>
      </w:pPr>
    </w:p>
    <w:p w:rsidR="00042EE7" w:rsidRPr="00D70471" w:rsidRDefault="00042EE7" w:rsidP="00042EE7">
      <w:pPr>
        <w:pStyle w:val="Subtitulo-Apendice"/>
      </w:pPr>
      <w:bookmarkStart w:id="207" w:name="_Toc233708483"/>
      <w:bookmarkStart w:id="208" w:name="_Toc233708657"/>
      <w:bookmarkStart w:id="209" w:name="_Toc246765906"/>
      <w:bookmarkStart w:id="210" w:name="_Toc331315662"/>
      <w:r w:rsidRPr="00D70471">
        <w:t>Teste de</w:t>
      </w:r>
      <w:r>
        <w:t xml:space="preserve"> Configuração e</w:t>
      </w:r>
      <w:r w:rsidRPr="00D70471">
        <w:t xml:space="preserve"> Segurança</w:t>
      </w:r>
      <w:bookmarkEnd w:id="207"/>
      <w:bookmarkEnd w:id="208"/>
      <w:bookmarkEnd w:id="209"/>
      <w:bookmarkEnd w:id="210"/>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t>• Verificar se o controle de acesso e segurança do sistema estão de acordo com os requisitos e a compatibilidade do sistema com os ambientes propostos.</w:t>
      </w:r>
    </w:p>
    <w:p w:rsidR="00042EE7" w:rsidRDefault="00042EE7" w:rsidP="00042EE7">
      <w:pPr>
        <w:spacing w:line="240" w:lineRule="auto"/>
      </w:pPr>
      <w:r w:rsidRPr="00D70471">
        <w:t>Técnica:</w:t>
      </w:r>
      <w:r w:rsidRPr="00D70471">
        <w:tab/>
      </w:r>
    </w:p>
    <w:p w:rsidR="00042EE7" w:rsidRDefault="00042EE7" w:rsidP="00042EE7">
      <w:pPr>
        <w:spacing w:line="240" w:lineRule="auto"/>
      </w:pPr>
      <w:r>
        <w:t>• Realizar testes com usuário de perfis diferentes e verificar se seus acessos estão de acordo com a documentação.</w:t>
      </w:r>
    </w:p>
    <w:p w:rsidR="00042EE7" w:rsidRDefault="00042EE7" w:rsidP="00042EE7">
      <w:pPr>
        <w:spacing w:line="240" w:lineRule="auto"/>
      </w:pPr>
      <w:r>
        <w:t>• Realizar testes com acessando o sistema via web em diversos browsers e resoluções diferentes.</w:t>
      </w:r>
    </w:p>
    <w:p w:rsidR="00042EE7" w:rsidRPr="00D70471" w:rsidRDefault="00042EE7" w:rsidP="00042EE7">
      <w:pPr>
        <w:spacing w:line="240" w:lineRule="auto"/>
      </w:pPr>
      <w:r>
        <w:t>• Realizar testes no sistema móbile em celulares distintos com resoluções diferentes.</w:t>
      </w:r>
    </w:p>
    <w:p w:rsidR="00042EE7" w:rsidRDefault="00042EE7" w:rsidP="00042EE7">
      <w:pPr>
        <w:spacing w:line="240" w:lineRule="auto"/>
      </w:pPr>
      <w:r w:rsidRPr="00D70471">
        <w:t>Critérios de Conclusão:</w:t>
      </w:r>
      <w:r w:rsidRPr="00D70471">
        <w:tab/>
      </w:r>
    </w:p>
    <w:p w:rsidR="00042EE7" w:rsidRDefault="00042EE7" w:rsidP="00042EE7">
      <w:pPr>
        <w:spacing w:line="240" w:lineRule="auto"/>
      </w:pPr>
      <w:r>
        <w:t>• O resultado dos testes deve estar em conformidade com os casos de uso.</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Nenhuma.</w:t>
      </w:r>
    </w:p>
    <w:p w:rsidR="00042EE7" w:rsidRPr="00D70471"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211" w:name="_Toc233708485"/>
      <w:bookmarkStart w:id="212" w:name="_Toc233708659"/>
      <w:bookmarkStart w:id="213" w:name="_Toc246765908"/>
      <w:bookmarkStart w:id="214" w:name="_Toc331315663"/>
      <w:r w:rsidRPr="00D70471">
        <w:t>Teste de Instalação</w:t>
      </w:r>
      <w:bookmarkEnd w:id="211"/>
      <w:bookmarkEnd w:id="212"/>
      <w:bookmarkEnd w:id="213"/>
      <w:bookmarkEnd w:id="214"/>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Verificar se as instruções incluídas no manual de instalação são suficientes para a correta instalação do software</w:t>
      </w:r>
      <w:r>
        <w:t>.</w:t>
      </w:r>
    </w:p>
    <w:p w:rsidR="00042EE7" w:rsidRDefault="00042EE7" w:rsidP="00042EE7">
      <w:pPr>
        <w:spacing w:line="240" w:lineRule="auto"/>
      </w:pPr>
      <w:r w:rsidRPr="00D70471">
        <w:t>Técnica:</w:t>
      </w:r>
    </w:p>
    <w:p w:rsidR="00042EE7" w:rsidRPr="00D70471" w:rsidRDefault="00042EE7" w:rsidP="00042EE7">
      <w:pPr>
        <w:spacing w:line="240" w:lineRule="auto"/>
      </w:pPr>
      <w:r w:rsidRPr="00D70471">
        <w:t>•</w:t>
      </w:r>
      <w:r>
        <w:t xml:space="preserve"> </w:t>
      </w:r>
      <w:r w:rsidRPr="00D70471">
        <w:t xml:space="preserve">Testar a instalação do </w:t>
      </w:r>
      <w:r>
        <w:t>módulo móbile em celulares diferentes e verificar se o sistema ficou acessível.</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O </w:t>
      </w:r>
      <w:r>
        <w:t>sistema</w:t>
      </w:r>
      <w:r w:rsidRPr="00D70471">
        <w:t xml:space="preserve"> executa suas transações corretamente.</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after="200"/>
      </w:pPr>
      <w:r>
        <w:br w:type="page"/>
      </w:r>
    </w:p>
    <w:p w:rsidR="00042EE7" w:rsidRDefault="00042EE7" w:rsidP="00042EE7">
      <w:pPr>
        <w:spacing w:line="240" w:lineRule="auto"/>
        <w:ind w:firstLine="0"/>
        <w:sectPr w:rsidR="00042EE7" w:rsidSect="0074006A">
          <w:headerReference w:type="default" r:id="rId74"/>
          <w:pgSz w:w="11906" w:h="16838"/>
          <w:pgMar w:top="1701" w:right="1134" w:bottom="1134" w:left="1701" w:header="709" w:footer="709" w:gutter="0"/>
          <w:pgNumType w:start="1"/>
          <w:cols w:space="708"/>
          <w:docGrid w:linePitch="360"/>
        </w:sectPr>
      </w:pPr>
    </w:p>
    <w:p w:rsidR="00042EE7" w:rsidRPr="00D05C11" w:rsidRDefault="00042EE7" w:rsidP="00042EE7">
      <w:pPr>
        <w:pStyle w:val="Titulo5"/>
      </w:pPr>
      <w:bookmarkStart w:id="215" w:name="_Toc246765909"/>
      <w:bookmarkStart w:id="216" w:name="_Toc332487399"/>
      <w:r w:rsidRPr="00D05C11">
        <w:lastRenderedPageBreak/>
        <w:t>Roteiro de Simulação de Testes</w:t>
      </w:r>
      <w:bookmarkEnd w:id="215"/>
      <w:bookmarkEnd w:id="216"/>
    </w:p>
    <w:p w:rsidR="00042EE7" w:rsidRDefault="00042EE7" w:rsidP="00042EE7">
      <w:pPr>
        <w:pStyle w:val="Titulo6"/>
      </w:pPr>
      <w:bookmarkStart w:id="217" w:name="_Toc246765910"/>
      <w:bookmarkStart w:id="218" w:name="_Toc332487400"/>
      <w:r w:rsidRPr="00D70471">
        <w:t xml:space="preserve">Testes de Integridade </w:t>
      </w:r>
      <w:r>
        <w:t>das Informações</w:t>
      </w:r>
      <w:bookmarkEnd w:id="217"/>
      <w:bookmarkEnd w:id="218"/>
    </w:p>
    <w:tbl>
      <w:tblPr>
        <w:tblStyle w:val="Tabelacomgrade"/>
        <w:tblW w:w="15186" w:type="dxa"/>
        <w:tblLayout w:type="fixed"/>
        <w:tblLook w:val="04A0" w:firstRow="1" w:lastRow="0" w:firstColumn="1" w:lastColumn="0" w:noHBand="0" w:noVBand="1"/>
      </w:tblPr>
      <w:tblGrid>
        <w:gridCol w:w="1016"/>
        <w:gridCol w:w="1985"/>
        <w:gridCol w:w="226"/>
        <w:gridCol w:w="5312"/>
        <w:gridCol w:w="2982"/>
        <w:gridCol w:w="1425"/>
        <w:gridCol w:w="2240"/>
      </w:tblGrid>
      <w:tr w:rsidR="00042EE7" w:rsidRPr="004B72D5" w:rsidTr="005E623A">
        <w:trPr>
          <w:trHeight w:val="650"/>
        </w:trPr>
        <w:tc>
          <w:tcPr>
            <w:tcW w:w="15186"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7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185" w:type="dxa"/>
            <w:gridSpan w:val="5"/>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26</w:t>
            </w:r>
            <w:r w:rsidR="00042EE7">
              <w:rPr>
                <w:sz w:val="24"/>
                <w:szCs w:val="24"/>
              </w:rPr>
              <w:t>/04/2010 à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185"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11"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31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82"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425"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2240"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r>
              <w:rPr>
                <w:sz w:val="24"/>
                <w:szCs w:val="24"/>
              </w:rPr>
              <w:t>1</w:t>
            </w:r>
          </w:p>
        </w:tc>
        <w:tc>
          <w:tcPr>
            <w:tcW w:w="2211" w:type="dxa"/>
            <w:gridSpan w:val="2"/>
          </w:tcPr>
          <w:p w:rsidR="00042EE7" w:rsidRPr="00D70471" w:rsidRDefault="00042EE7" w:rsidP="005E623A">
            <w:pPr>
              <w:ind w:firstLine="0"/>
              <w:jc w:val="left"/>
              <w:rPr>
                <w:b/>
                <w:color w:val="000000"/>
                <w:sz w:val="24"/>
                <w:szCs w:val="24"/>
              </w:rPr>
            </w:pPr>
            <w:r>
              <w:rPr>
                <w:b/>
                <w:color w:val="000000"/>
                <w:sz w:val="24"/>
                <w:szCs w:val="24"/>
              </w:rPr>
              <w:t>Browser / Celular</w:t>
            </w:r>
          </w:p>
        </w:tc>
        <w:tc>
          <w:tcPr>
            <w:tcW w:w="5312" w:type="dxa"/>
          </w:tcPr>
          <w:p w:rsidR="00042EE7" w:rsidRDefault="00042EE7" w:rsidP="005E623A">
            <w:pPr>
              <w:ind w:firstLine="0"/>
              <w:rPr>
                <w:sz w:val="24"/>
                <w:szCs w:val="24"/>
              </w:rPr>
            </w:pPr>
            <w:r>
              <w:rPr>
                <w:sz w:val="24"/>
                <w:szCs w:val="24"/>
              </w:rPr>
              <w:t>{O usuário acessa o browser de sua preferência}</w:t>
            </w:r>
          </w:p>
          <w:p w:rsidR="00042EE7" w:rsidRDefault="00042EE7" w:rsidP="00FB57A1">
            <w:pPr>
              <w:pStyle w:val="PargrafodaLista"/>
              <w:numPr>
                <w:ilvl w:val="0"/>
                <w:numId w:val="12"/>
              </w:numPr>
            </w:pPr>
            <w:r>
              <w:t>O usuário acessa o endereço eletrônico do sistema.</w:t>
            </w:r>
          </w:p>
          <w:p w:rsidR="00042EE7" w:rsidRDefault="00042EE7" w:rsidP="00FB57A1">
            <w:pPr>
              <w:pStyle w:val="PargrafodaLista"/>
              <w:numPr>
                <w:ilvl w:val="0"/>
                <w:numId w:val="12"/>
              </w:numPr>
            </w:pPr>
            <w:r>
              <w:t>O usuário efetua login no sistema</w:t>
            </w:r>
          </w:p>
          <w:p w:rsidR="00042EE7" w:rsidRDefault="00042EE7" w:rsidP="00FB57A1">
            <w:pPr>
              <w:pStyle w:val="PargrafodaLista"/>
              <w:numPr>
                <w:ilvl w:val="0"/>
                <w:numId w:val="12"/>
              </w:numPr>
            </w:pPr>
            <w:r>
              <w:t>O usuário efetua o lançamento de um custo</w:t>
            </w:r>
          </w:p>
          <w:p w:rsidR="00042EE7" w:rsidRDefault="00042EE7" w:rsidP="00FB57A1">
            <w:pPr>
              <w:pStyle w:val="PargrafodaLista"/>
              <w:numPr>
                <w:ilvl w:val="0"/>
                <w:numId w:val="12"/>
              </w:numPr>
            </w:pPr>
            <w:r>
              <w:t>O usuário acessa o sistema no seu celular</w:t>
            </w:r>
          </w:p>
          <w:p w:rsidR="00042EE7" w:rsidRDefault="00042EE7" w:rsidP="00FB57A1">
            <w:pPr>
              <w:pStyle w:val="PargrafodaLista"/>
              <w:numPr>
                <w:ilvl w:val="0"/>
                <w:numId w:val="12"/>
              </w:numPr>
            </w:pPr>
            <w:r>
              <w:t>O usuário acessa o aplicativo FinancialMobile</w:t>
            </w:r>
          </w:p>
          <w:p w:rsidR="00042EE7" w:rsidRDefault="00042EE7" w:rsidP="00FB57A1">
            <w:pPr>
              <w:pStyle w:val="PargrafodaLista"/>
              <w:numPr>
                <w:ilvl w:val="0"/>
                <w:numId w:val="12"/>
              </w:numPr>
            </w:pPr>
            <w:r>
              <w:t>O usuário efetua o lançamento de um gasto</w:t>
            </w:r>
          </w:p>
          <w:p w:rsidR="00042EE7" w:rsidRDefault="00042EE7" w:rsidP="00FB57A1">
            <w:pPr>
              <w:pStyle w:val="PargrafodaLista"/>
              <w:numPr>
                <w:ilvl w:val="0"/>
                <w:numId w:val="12"/>
              </w:numPr>
            </w:pPr>
            <w:r>
              <w:t>O usuário efetua o sincronizmo das infomarções no celular.</w:t>
            </w:r>
          </w:p>
          <w:p w:rsidR="00042EE7" w:rsidRDefault="00042EE7" w:rsidP="00FB57A1">
            <w:pPr>
              <w:pStyle w:val="PargrafodaLista"/>
              <w:numPr>
                <w:ilvl w:val="0"/>
                <w:numId w:val="12"/>
              </w:numPr>
            </w:pPr>
            <w:r>
              <w:t>O usuário volta no browser e efetua uma consulta.</w:t>
            </w:r>
          </w:p>
          <w:p w:rsidR="00042EE7" w:rsidRPr="004B72D5" w:rsidRDefault="00042EE7" w:rsidP="00FB57A1">
            <w:pPr>
              <w:pStyle w:val="PargrafodaLista"/>
              <w:numPr>
                <w:ilvl w:val="0"/>
                <w:numId w:val="12"/>
              </w:numPr>
            </w:pPr>
            <w:r>
              <w:t>O usuário vai até o sistema no celular e executa a mesma consulta na web.</w:t>
            </w:r>
          </w:p>
        </w:tc>
        <w:tc>
          <w:tcPr>
            <w:tcW w:w="2982" w:type="dxa"/>
          </w:tcPr>
          <w:p w:rsidR="00042EE7" w:rsidRPr="004B72D5" w:rsidRDefault="00042EE7" w:rsidP="005E623A">
            <w:pPr>
              <w:ind w:firstLine="0"/>
              <w:rPr>
                <w:sz w:val="24"/>
                <w:szCs w:val="24"/>
              </w:rPr>
            </w:pPr>
            <w:r>
              <w:rPr>
                <w:sz w:val="24"/>
                <w:szCs w:val="24"/>
              </w:rPr>
              <w:t>É esperedo que o sistema exiba o mesmo resulta idêntico nas duas plataformas</w:t>
            </w:r>
          </w:p>
        </w:tc>
        <w:tc>
          <w:tcPr>
            <w:tcW w:w="1425" w:type="dxa"/>
          </w:tcPr>
          <w:p w:rsidR="00042EE7" w:rsidRPr="004B72D5" w:rsidRDefault="00042EE7" w:rsidP="005E623A">
            <w:pPr>
              <w:ind w:firstLine="0"/>
              <w:rPr>
                <w:sz w:val="24"/>
                <w:szCs w:val="24"/>
              </w:rPr>
            </w:pPr>
            <w:r>
              <w:rPr>
                <w:sz w:val="24"/>
                <w:szCs w:val="24"/>
              </w:rPr>
              <w:t>Passou</w:t>
            </w:r>
          </w:p>
        </w:tc>
        <w:tc>
          <w:tcPr>
            <w:tcW w:w="2240" w:type="dxa"/>
          </w:tcPr>
          <w:p w:rsidR="00042EE7" w:rsidRPr="004B72D5" w:rsidRDefault="00042EE7" w:rsidP="005E623A">
            <w:pPr>
              <w:ind w:firstLine="0"/>
              <w:rPr>
                <w:sz w:val="24"/>
                <w:szCs w:val="24"/>
              </w:rPr>
            </w:pPr>
          </w:p>
        </w:tc>
      </w:tr>
    </w:tbl>
    <w:p w:rsidR="00042EE7" w:rsidRDefault="00042EE7" w:rsidP="00042EE7">
      <w:pPr>
        <w:spacing w:line="240" w:lineRule="auto"/>
        <w:ind w:firstLine="0"/>
        <w:rPr>
          <w:b/>
          <w:sz w:val="32"/>
          <w:szCs w:val="32"/>
        </w:rPr>
      </w:pPr>
    </w:p>
    <w:p w:rsidR="00042EE7" w:rsidRDefault="00042EE7" w:rsidP="00042EE7">
      <w:pPr>
        <w:spacing w:after="200"/>
        <w:rPr>
          <w:b/>
          <w:sz w:val="32"/>
          <w:szCs w:val="32"/>
        </w:rPr>
      </w:pPr>
      <w:r>
        <w:rPr>
          <w:b/>
          <w:sz w:val="32"/>
          <w:szCs w:val="32"/>
        </w:rPr>
        <w:br w:type="page"/>
      </w:r>
    </w:p>
    <w:p w:rsidR="00042EE7" w:rsidRDefault="00042EE7" w:rsidP="00042EE7">
      <w:pPr>
        <w:pStyle w:val="Titulo6"/>
      </w:pPr>
      <w:bookmarkStart w:id="219" w:name="_Toc246765912"/>
      <w:bookmarkStart w:id="220" w:name="_Toc332487401"/>
      <w:r w:rsidRPr="00D05C11">
        <w:lastRenderedPageBreak/>
        <w:t xml:space="preserve">Teste </w:t>
      </w:r>
      <w:r>
        <w:t>Funcional e de Interface</w:t>
      </w:r>
      <w:bookmarkEnd w:id="219"/>
      <w:bookmarkEnd w:id="220"/>
    </w:p>
    <w:tbl>
      <w:tblPr>
        <w:tblStyle w:val="Tabelacomgrade"/>
        <w:tblW w:w="15400" w:type="dxa"/>
        <w:tblLayout w:type="fixed"/>
        <w:tblLook w:val="04A0" w:firstRow="1" w:lastRow="0" w:firstColumn="1" w:lastColumn="0" w:noHBand="0" w:noVBand="1"/>
      </w:tblPr>
      <w:tblGrid>
        <w:gridCol w:w="959"/>
        <w:gridCol w:w="2042"/>
        <w:gridCol w:w="226"/>
        <w:gridCol w:w="2416"/>
        <w:gridCol w:w="4792"/>
        <w:gridCol w:w="2100"/>
        <w:gridCol w:w="1097"/>
        <w:gridCol w:w="1768"/>
      </w:tblGrid>
      <w:tr w:rsidR="00042EE7" w:rsidRPr="004B72D5" w:rsidTr="005E623A">
        <w:trPr>
          <w:trHeight w:val="709"/>
        </w:trPr>
        <w:tc>
          <w:tcPr>
            <w:tcW w:w="15400" w:type="dxa"/>
            <w:gridSpan w:val="8"/>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7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399" w:type="dxa"/>
            <w:gridSpan w:val="6"/>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27</w:t>
            </w:r>
            <w:r w:rsidR="00042EE7">
              <w:rPr>
                <w:sz w:val="24"/>
                <w:szCs w:val="24"/>
              </w:rPr>
              <w:t>/04/2010 à 28/04/2010</w:t>
            </w:r>
          </w:p>
        </w:tc>
      </w:tr>
      <w:tr w:rsidR="00042EE7" w:rsidRPr="004B72D5" w:rsidTr="005E623A">
        <w:trPr>
          <w:trHeight w:val="445"/>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399" w:type="dxa"/>
            <w:gridSpan w:val="6"/>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959"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68"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Caso de Uso</w:t>
            </w:r>
          </w:p>
        </w:tc>
        <w:tc>
          <w:tcPr>
            <w:tcW w:w="241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479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100"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097"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959" w:type="dxa"/>
          </w:tcPr>
          <w:p w:rsidR="00042EE7" w:rsidRPr="004B72D5" w:rsidRDefault="00042EE7" w:rsidP="005E623A">
            <w:pPr>
              <w:ind w:firstLine="0"/>
              <w:rPr>
                <w:sz w:val="24"/>
                <w:szCs w:val="24"/>
              </w:rPr>
            </w:pPr>
            <w:r>
              <w:rPr>
                <w:sz w:val="24"/>
                <w:szCs w:val="24"/>
              </w:rPr>
              <w:t>1</w:t>
            </w:r>
          </w:p>
        </w:tc>
        <w:tc>
          <w:tcPr>
            <w:tcW w:w="2268" w:type="dxa"/>
            <w:gridSpan w:val="2"/>
          </w:tcPr>
          <w:p w:rsidR="00042EE7" w:rsidRPr="004B72D5" w:rsidRDefault="00042EE7" w:rsidP="005E623A">
            <w:pPr>
              <w:ind w:firstLine="0"/>
              <w:rPr>
                <w:sz w:val="24"/>
                <w:szCs w:val="24"/>
              </w:rPr>
            </w:pPr>
            <w:r w:rsidRPr="00191B9B">
              <w:rPr>
                <w:sz w:val="24"/>
                <w:szCs w:val="24"/>
              </w:rPr>
              <w:t>RF01-Cadastro de Usuario</w:t>
            </w:r>
          </w:p>
        </w:tc>
        <w:tc>
          <w:tcPr>
            <w:tcW w:w="2416" w:type="dxa"/>
          </w:tcPr>
          <w:p w:rsidR="00042EE7" w:rsidRPr="004B72D5" w:rsidRDefault="00042EE7" w:rsidP="005E623A">
            <w:pPr>
              <w:ind w:firstLine="0"/>
              <w:rPr>
                <w:sz w:val="24"/>
                <w:szCs w:val="24"/>
              </w:rPr>
            </w:pPr>
            <w:r>
              <w:rPr>
                <w:sz w:val="24"/>
                <w:szCs w:val="24"/>
              </w:rPr>
              <w:t>Cadastro de Usuário</w:t>
            </w:r>
          </w:p>
        </w:tc>
        <w:tc>
          <w:tcPr>
            <w:tcW w:w="4792" w:type="dxa"/>
          </w:tcPr>
          <w:p w:rsidR="00042EE7" w:rsidRDefault="00042EE7" w:rsidP="00FB57A1">
            <w:pPr>
              <w:pStyle w:val="PargrafodaLista"/>
              <w:numPr>
                <w:ilvl w:val="0"/>
                <w:numId w:val="16"/>
              </w:numPr>
            </w:pPr>
            <w:r>
              <w:t>O usuário acessa o sistema utilizando um browser</w:t>
            </w:r>
          </w:p>
          <w:p w:rsidR="00042EE7" w:rsidRDefault="00042EE7" w:rsidP="00FB57A1">
            <w:pPr>
              <w:pStyle w:val="PargrafodaLista"/>
              <w:numPr>
                <w:ilvl w:val="0"/>
                <w:numId w:val="16"/>
              </w:numPr>
            </w:pPr>
            <w:r>
              <w:t>O sistema redireciona o usuário para a tela de autenticação</w:t>
            </w:r>
          </w:p>
          <w:p w:rsidR="00042EE7" w:rsidRDefault="00042EE7" w:rsidP="00FB57A1">
            <w:pPr>
              <w:pStyle w:val="PargrafodaLista"/>
              <w:numPr>
                <w:ilvl w:val="0"/>
                <w:numId w:val="16"/>
              </w:numPr>
            </w:pPr>
            <w:r>
              <w:t>O usuário clica no botão cadastrar</w:t>
            </w:r>
          </w:p>
          <w:p w:rsidR="00042EE7" w:rsidRDefault="00042EE7" w:rsidP="00FB57A1">
            <w:pPr>
              <w:pStyle w:val="PargrafodaLista"/>
              <w:numPr>
                <w:ilvl w:val="0"/>
                <w:numId w:val="16"/>
              </w:numPr>
            </w:pPr>
            <w:r>
              <w:t>O sistema abre uma janela para cadastro do usuário</w:t>
            </w:r>
          </w:p>
          <w:p w:rsidR="00042EE7" w:rsidRPr="004B72D5" w:rsidRDefault="00042EE7" w:rsidP="00FB57A1">
            <w:pPr>
              <w:pStyle w:val="PargrafodaLista"/>
              <w:numPr>
                <w:ilvl w:val="0"/>
                <w:numId w:val="16"/>
              </w:numPr>
            </w:pPr>
            <w:r>
              <w:t>O usuário preenche os dados e clica no botão cadastrar.</w:t>
            </w:r>
          </w:p>
        </w:tc>
        <w:tc>
          <w:tcPr>
            <w:tcW w:w="2100" w:type="dxa"/>
          </w:tcPr>
          <w:p w:rsidR="00042EE7" w:rsidRPr="004B72D5" w:rsidRDefault="00042EE7" w:rsidP="005E623A">
            <w:pPr>
              <w:ind w:firstLine="0"/>
              <w:rPr>
                <w:sz w:val="24"/>
                <w:szCs w:val="24"/>
              </w:rPr>
            </w:pPr>
            <w:r>
              <w:rPr>
                <w:sz w:val="24"/>
                <w:szCs w:val="24"/>
              </w:rPr>
              <w:t>O sistema exibe uma mensagem informando que o usuário foi cadastrado com sucesso.</w:t>
            </w:r>
          </w:p>
        </w:tc>
        <w:tc>
          <w:tcPr>
            <w:tcW w:w="1097" w:type="dxa"/>
          </w:tcPr>
          <w:p w:rsidR="00042EE7" w:rsidRPr="004B72D5" w:rsidRDefault="00042EE7" w:rsidP="005E623A">
            <w:pPr>
              <w:ind w:firstLine="0"/>
              <w:rPr>
                <w:sz w:val="24"/>
                <w:szCs w:val="24"/>
              </w:rPr>
            </w:pPr>
            <w:r>
              <w:rPr>
                <w:sz w:val="24"/>
                <w:szCs w:val="24"/>
              </w:rPr>
              <w:t>Falhou</w:t>
            </w:r>
          </w:p>
        </w:tc>
        <w:tc>
          <w:tcPr>
            <w:tcW w:w="1768" w:type="dxa"/>
          </w:tcPr>
          <w:p w:rsidR="00042EE7" w:rsidRPr="004B72D5" w:rsidRDefault="00042EE7" w:rsidP="005E623A">
            <w:pPr>
              <w:ind w:firstLine="0"/>
              <w:rPr>
                <w:sz w:val="24"/>
                <w:szCs w:val="24"/>
              </w:rPr>
            </w:pPr>
            <w:r>
              <w:rPr>
                <w:sz w:val="24"/>
                <w:szCs w:val="24"/>
              </w:rPr>
              <w:t>Endereço do servlet estava incorreto gerando um erro no cadastramento. Corrigido.</w:t>
            </w:r>
          </w:p>
        </w:tc>
      </w:tr>
      <w:tr w:rsidR="00042EE7" w:rsidRPr="004B72D5" w:rsidTr="005E623A">
        <w:tc>
          <w:tcPr>
            <w:tcW w:w="959" w:type="dxa"/>
          </w:tcPr>
          <w:p w:rsidR="00042EE7" w:rsidRPr="004B72D5" w:rsidRDefault="00042EE7" w:rsidP="005E623A">
            <w:pPr>
              <w:ind w:firstLine="0"/>
              <w:rPr>
                <w:sz w:val="24"/>
                <w:szCs w:val="24"/>
              </w:rPr>
            </w:pPr>
            <w:r>
              <w:rPr>
                <w:sz w:val="24"/>
                <w:szCs w:val="24"/>
              </w:rPr>
              <w:t>2</w:t>
            </w:r>
          </w:p>
        </w:tc>
        <w:tc>
          <w:tcPr>
            <w:tcW w:w="2268" w:type="dxa"/>
            <w:gridSpan w:val="2"/>
          </w:tcPr>
          <w:p w:rsidR="00042EE7" w:rsidRPr="004B72D5" w:rsidRDefault="00042EE7" w:rsidP="005E623A">
            <w:pPr>
              <w:ind w:firstLine="0"/>
              <w:rPr>
                <w:sz w:val="24"/>
                <w:szCs w:val="24"/>
              </w:rPr>
            </w:pPr>
            <w:r w:rsidRPr="00191B9B">
              <w:rPr>
                <w:sz w:val="24"/>
                <w:szCs w:val="24"/>
              </w:rPr>
              <w:t>RF02-Recupera Senha</w:t>
            </w:r>
          </w:p>
        </w:tc>
        <w:tc>
          <w:tcPr>
            <w:tcW w:w="2416" w:type="dxa"/>
          </w:tcPr>
          <w:p w:rsidR="00042EE7" w:rsidRPr="004B72D5" w:rsidRDefault="00042EE7" w:rsidP="005E623A">
            <w:pPr>
              <w:ind w:firstLine="0"/>
              <w:rPr>
                <w:sz w:val="24"/>
                <w:szCs w:val="24"/>
              </w:rPr>
            </w:pPr>
            <w:r>
              <w:rPr>
                <w:sz w:val="24"/>
                <w:szCs w:val="24"/>
              </w:rPr>
              <w:t>Recuperar Senha</w:t>
            </w:r>
          </w:p>
        </w:tc>
        <w:tc>
          <w:tcPr>
            <w:tcW w:w="4792" w:type="dxa"/>
          </w:tcPr>
          <w:p w:rsidR="00042EE7" w:rsidRDefault="00042EE7" w:rsidP="00FB57A1">
            <w:pPr>
              <w:pStyle w:val="PargrafodaLista"/>
              <w:numPr>
                <w:ilvl w:val="0"/>
                <w:numId w:val="17"/>
              </w:numPr>
            </w:pPr>
            <w:r>
              <w:t>O usuário acessa o sistema utilizando um browser</w:t>
            </w:r>
          </w:p>
          <w:p w:rsidR="00042EE7" w:rsidRDefault="00042EE7" w:rsidP="00FB57A1">
            <w:pPr>
              <w:pStyle w:val="PargrafodaLista"/>
              <w:numPr>
                <w:ilvl w:val="0"/>
                <w:numId w:val="17"/>
              </w:numPr>
            </w:pPr>
            <w:r>
              <w:t>O sistema redireciona o usuário para a tela de autenticação</w:t>
            </w:r>
          </w:p>
          <w:p w:rsidR="00042EE7" w:rsidRDefault="00042EE7" w:rsidP="00FB57A1">
            <w:pPr>
              <w:pStyle w:val="PargrafodaLista"/>
              <w:numPr>
                <w:ilvl w:val="0"/>
                <w:numId w:val="17"/>
              </w:numPr>
            </w:pPr>
            <w:r>
              <w:t>O usuário clicar no botão recuperar senha</w:t>
            </w:r>
          </w:p>
          <w:p w:rsidR="00042EE7" w:rsidRDefault="00042EE7" w:rsidP="00FB57A1">
            <w:pPr>
              <w:pStyle w:val="PargrafodaLista"/>
              <w:numPr>
                <w:ilvl w:val="0"/>
                <w:numId w:val="17"/>
              </w:numPr>
            </w:pPr>
            <w:r>
              <w:t>O sistema abre uma janela para que o usuário informe seu email.</w:t>
            </w:r>
          </w:p>
          <w:p w:rsidR="00042EE7" w:rsidRDefault="00042EE7" w:rsidP="00FB57A1">
            <w:pPr>
              <w:pStyle w:val="PargrafodaLista"/>
              <w:numPr>
                <w:ilvl w:val="0"/>
                <w:numId w:val="17"/>
              </w:numPr>
            </w:pPr>
            <w:r>
              <w:t>O usuário informa seu email e pressiona o botão enviar.</w:t>
            </w:r>
          </w:p>
          <w:p w:rsidR="00042EE7" w:rsidRPr="00C10583" w:rsidRDefault="00042EE7" w:rsidP="00FB57A1">
            <w:pPr>
              <w:pStyle w:val="PargrafodaLista"/>
              <w:numPr>
                <w:ilvl w:val="0"/>
                <w:numId w:val="17"/>
              </w:numPr>
            </w:pPr>
            <w:r>
              <w:lastRenderedPageBreak/>
              <w:t>O sistema envia um email para o usuário com sua senha.</w:t>
            </w:r>
          </w:p>
        </w:tc>
        <w:tc>
          <w:tcPr>
            <w:tcW w:w="2100" w:type="dxa"/>
          </w:tcPr>
          <w:p w:rsidR="00042EE7" w:rsidRPr="004B72D5" w:rsidRDefault="00042EE7" w:rsidP="005E623A">
            <w:pPr>
              <w:ind w:firstLine="0"/>
              <w:rPr>
                <w:sz w:val="24"/>
                <w:szCs w:val="24"/>
              </w:rPr>
            </w:pPr>
            <w:r>
              <w:rPr>
                <w:sz w:val="24"/>
                <w:szCs w:val="24"/>
              </w:rPr>
              <w:lastRenderedPageBreak/>
              <w:t>O usuário recebe sua senha através de seu email.</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Pr="004B72D5" w:rsidRDefault="00042EE7" w:rsidP="005E623A">
            <w:pPr>
              <w:ind w:firstLine="0"/>
              <w:rPr>
                <w:sz w:val="24"/>
                <w:szCs w:val="24"/>
              </w:rPr>
            </w:pPr>
            <w:r>
              <w:rPr>
                <w:sz w:val="24"/>
                <w:szCs w:val="24"/>
              </w:rPr>
              <w:lastRenderedPageBreak/>
              <w:t>3</w:t>
            </w:r>
          </w:p>
        </w:tc>
        <w:tc>
          <w:tcPr>
            <w:tcW w:w="2268" w:type="dxa"/>
            <w:gridSpan w:val="2"/>
          </w:tcPr>
          <w:p w:rsidR="00042EE7" w:rsidRPr="004B72D5" w:rsidRDefault="00042EE7" w:rsidP="005E623A">
            <w:pPr>
              <w:ind w:firstLine="0"/>
              <w:rPr>
                <w:sz w:val="24"/>
                <w:szCs w:val="24"/>
              </w:rPr>
            </w:pPr>
            <w:r w:rsidRPr="00191B9B">
              <w:rPr>
                <w:sz w:val="24"/>
                <w:szCs w:val="24"/>
              </w:rPr>
              <w:t>RF03-Efetua Login</w:t>
            </w:r>
          </w:p>
        </w:tc>
        <w:tc>
          <w:tcPr>
            <w:tcW w:w="2416" w:type="dxa"/>
          </w:tcPr>
          <w:p w:rsidR="00042EE7" w:rsidRPr="004B72D5" w:rsidRDefault="00042EE7" w:rsidP="005E623A">
            <w:pPr>
              <w:ind w:firstLine="0"/>
              <w:rPr>
                <w:sz w:val="24"/>
                <w:szCs w:val="24"/>
              </w:rPr>
            </w:pPr>
            <w:r>
              <w:rPr>
                <w:sz w:val="24"/>
                <w:szCs w:val="24"/>
              </w:rPr>
              <w:t>Efetuar Login</w:t>
            </w:r>
          </w:p>
        </w:tc>
        <w:tc>
          <w:tcPr>
            <w:tcW w:w="4792" w:type="dxa"/>
          </w:tcPr>
          <w:p w:rsidR="00042EE7" w:rsidRDefault="00042EE7" w:rsidP="00FB57A1">
            <w:pPr>
              <w:pStyle w:val="PargrafodaLista"/>
              <w:numPr>
                <w:ilvl w:val="0"/>
                <w:numId w:val="18"/>
              </w:numPr>
            </w:pPr>
            <w:r>
              <w:t>O usuário acessa o sistema utilizando um browser</w:t>
            </w:r>
          </w:p>
          <w:p w:rsidR="00042EE7" w:rsidRDefault="00042EE7" w:rsidP="00FB57A1">
            <w:pPr>
              <w:pStyle w:val="PargrafodaLista"/>
              <w:numPr>
                <w:ilvl w:val="0"/>
                <w:numId w:val="18"/>
              </w:numPr>
            </w:pPr>
            <w:r>
              <w:t>O sistema redireciona o usuário para a tela de autenticação</w:t>
            </w:r>
          </w:p>
          <w:p w:rsidR="00042EE7" w:rsidRPr="004B72D5" w:rsidRDefault="00042EE7" w:rsidP="00FB57A1">
            <w:pPr>
              <w:pStyle w:val="PargrafodaLista"/>
              <w:numPr>
                <w:ilvl w:val="0"/>
                <w:numId w:val="18"/>
              </w:numPr>
            </w:pPr>
            <w:r>
              <w:t>O usuário informa seu usuário e senha e clica no botão ok.</w:t>
            </w:r>
          </w:p>
        </w:tc>
        <w:tc>
          <w:tcPr>
            <w:tcW w:w="2100" w:type="dxa"/>
          </w:tcPr>
          <w:p w:rsidR="00042EE7" w:rsidRPr="004B72D5" w:rsidRDefault="00042EE7" w:rsidP="005E623A">
            <w:pPr>
              <w:ind w:firstLine="0"/>
              <w:rPr>
                <w:sz w:val="24"/>
                <w:szCs w:val="24"/>
              </w:rPr>
            </w:pPr>
            <w:r>
              <w:rPr>
                <w:sz w:val="24"/>
                <w:szCs w:val="24"/>
              </w:rPr>
              <w:t>O sistema redireciona o usuário para a tela inicial do sistema.</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Default="00042EE7" w:rsidP="005E623A">
            <w:pPr>
              <w:ind w:firstLine="0"/>
            </w:pPr>
            <w:r>
              <w:t>4</w:t>
            </w:r>
          </w:p>
        </w:tc>
        <w:tc>
          <w:tcPr>
            <w:tcW w:w="2268" w:type="dxa"/>
            <w:gridSpan w:val="2"/>
          </w:tcPr>
          <w:p w:rsidR="00042EE7" w:rsidRDefault="00042EE7" w:rsidP="005E623A">
            <w:pPr>
              <w:ind w:firstLine="0"/>
            </w:pPr>
            <w:r w:rsidRPr="00191B9B">
              <w:t>RF04-Manter Gastos</w:t>
            </w:r>
          </w:p>
        </w:tc>
        <w:tc>
          <w:tcPr>
            <w:tcW w:w="2416" w:type="dxa"/>
          </w:tcPr>
          <w:p w:rsidR="00042EE7" w:rsidRDefault="00042EE7" w:rsidP="005E623A">
            <w:pPr>
              <w:ind w:firstLine="0"/>
            </w:pPr>
            <w:r>
              <w:t>Manter Gastos</w:t>
            </w:r>
          </w:p>
        </w:tc>
        <w:tc>
          <w:tcPr>
            <w:tcW w:w="4792" w:type="dxa"/>
          </w:tcPr>
          <w:p w:rsidR="00042EE7" w:rsidRDefault="00042EE7" w:rsidP="00FB57A1">
            <w:pPr>
              <w:pStyle w:val="PargrafodaLista"/>
              <w:numPr>
                <w:ilvl w:val="0"/>
                <w:numId w:val="19"/>
              </w:numPr>
            </w:pPr>
            <w:r>
              <w:t>O usuário executa os passos do item 3</w:t>
            </w:r>
          </w:p>
          <w:p w:rsidR="00042EE7" w:rsidRDefault="00042EE7" w:rsidP="00FB57A1">
            <w:pPr>
              <w:pStyle w:val="PargrafodaLista"/>
              <w:numPr>
                <w:ilvl w:val="0"/>
                <w:numId w:val="19"/>
              </w:numPr>
            </w:pPr>
            <w:r>
              <w:t>O usuário clica no menu manter gastos</w:t>
            </w:r>
          </w:p>
          <w:p w:rsidR="00042EE7" w:rsidRDefault="00042EE7" w:rsidP="00FB57A1">
            <w:pPr>
              <w:pStyle w:val="PargrafodaLista"/>
              <w:numPr>
                <w:ilvl w:val="0"/>
                <w:numId w:val="19"/>
              </w:numPr>
            </w:pPr>
            <w:r>
              <w:t>O sistema exibe o usuário para a tela de consulta/adição de gastos.</w:t>
            </w:r>
          </w:p>
          <w:p w:rsidR="00042EE7" w:rsidRDefault="00042EE7" w:rsidP="00FB57A1">
            <w:pPr>
              <w:pStyle w:val="PargrafodaLista"/>
              <w:numPr>
                <w:ilvl w:val="0"/>
                <w:numId w:val="19"/>
              </w:numPr>
            </w:pPr>
            <w:r>
              <w:t>O usuário clica no botão novo</w:t>
            </w:r>
          </w:p>
          <w:p w:rsidR="00042EE7" w:rsidRDefault="00042EE7" w:rsidP="00FB57A1">
            <w:pPr>
              <w:pStyle w:val="PargrafodaLista"/>
              <w:numPr>
                <w:ilvl w:val="0"/>
                <w:numId w:val="19"/>
              </w:numPr>
            </w:pPr>
            <w:r>
              <w:t>O sistema redireciona o usuário para a tela de cadastro de custo.</w:t>
            </w:r>
          </w:p>
          <w:p w:rsidR="00042EE7" w:rsidRPr="00890C4E" w:rsidRDefault="00042EE7" w:rsidP="00FB57A1">
            <w:pPr>
              <w:pStyle w:val="PargrafodaLista"/>
              <w:numPr>
                <w:ilvl w:val="0"/>
                <w:numId w:val="19"/>
              </w:numPr>
            </w:pPr>
            <w:r>
              <w:t>O usuário preenche os campos e clica no botão salvar.</w:t>
            </w:r>
          </w:p>
        </w:tc>
        <w:tc>
          <w:tcPr>
            <w:tcW w:w="2100" w:type="dxa"/>
          </w:tcPr>
          <w:p w:rsidR="00042EE7" w:rsidRDefault="00042EE7" w:rsidP="005E623A">
            <w:pPr>
              <w:ind w:firstLine="0"/>
            </w:pPr>
            <w:r>
              <w:t>O sistema salva os dados do custo informado.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5</w:t>
            </w:r>
          </w:p>
        </w:tc>
        <w:tc>
          <w:tcPr>
            <w:tcW w:w="2268" w:type="dxa"/>
            <w:gridSpan w:val="2"/>
          </w:tcPr>
          <w:p w:rsidR="00042EE7" w:rsidRDefault="00042EE7" w:rsidP="005E623A">
            <w:pPr>
              <w:ind w:firstLine="0"/>
            </w:pPr>
            <w:r w:rsidRPr="005973CA">
              <w:t>RF05-Relatorio de Gastos Simples</w:t>
            </w:r>
          </w:p>
        </w:tc>
        <w:tc>
          <w:tcPr>
            <w:tcW w:w="2416" w:type="dxa"/>
          </w:tcPr>
          <w:p w:rsidR="00042EE7" w:rsidRDefault="00042EE7" w:rsidP="005E623A">
            <w:pPr>
              <w:ind w:firstLine="0"/>
            </w:pPr>
            <w:r>
              <w:t>Relatório de Gastos na Web</w:t>
            </w:r>
          </w:p>
        </w:tc>
        <w:tc>
          <w:tcPr>
            <w:tcW w:w="4792" w:type="dxa"/>
          </w:tcPr>
          <w:p w:rsidR="00042EE7" w:rsidRDefault="00042EE7" w:rsidP="00FB57A1">
            <w:pPr>
              <w:pStyle w:val="PargrafodaLista"/>
              <w:numPr>
                <w:ilvl w:val="0"/>
                <w:numId w:val="20"/>
              </w:numPr>
            </w:pPr>
            <w:r>
              <w:t>O usuário executa os passos do item 3</w:t>
            </w:r>
          </w:p>
          <w:p w:rsidR="00042EE7" w:rsidRDefault="00042EE7" w:rsidP="00FB57A1">
            <w:pPr>
              <w:pStyle w:val="PargrafodaLista"/>
              <w:numPr>
                <w:ilvl w:val="0"/>
                <w:numId w:val="20"/>
              </w:numPr>
            </w:pPr>
            <w:r>
              <w:t>O usuário acessa o menu de relatório de gastos</w:t>
            </w:r>
          </w:p>
          <w:p w:rsidR="00042EE7" w:rsidRDefault="00042EE7" w:rsidP="00FB57A1">
            <w:pPr>
              <w:pStyle w:val="PargrafodaLista"/>
              <w:numPr>
                <w:ilvl w:val="0"/>
                <w:numId w:val="20"/>
              </w:numPr>
            </w:pPr>
            <w:r>
              <w:t>O usuário informa os dados de filtro e pressiona no botão gerar relatório</w:t>
            </w:r>
          </w:p>
          <w:p w:rsidR="00042EE7" w:rsidRPr="004F5B39" w:rsidRDefault="00042EE7" w:rsidP="00FB57A1">
            <w:pPr>
              <w:pStyle w:val="PargrafodaLista"/>
              <w:numPr>
                <w:ilvl w:val="0"/>
                <w:numId w:val="20"/>
              </w:numPr>
            </w:pPr>
            <w:r>
              <w:t>O sistema gera o relatório de gastos</w:t>
            </w:r>
          </w:p>
        </w:tc>
        <w:tc>
          <w:tcPr>
            <w:tcW w:w="2100" w:type="dxa"/>
          </w:tcPr>
          <w:p w:rsidR="00042EE7" w:rsidRDefault="00042EE7" w:rsidP="005E623A">
            <w:pPr>
              <w:ind w:firstLine="0"/>
            </w:pPr>
            <w:r>
              <w:t>O sistema exibe para o usuário o relatório de gastos</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6</w:t>
            </w:r>
          </w:p>
        </w:tc>
        <w:tc>
          <w:tcPr>
            <w:tcW w:w="2268" w:type="dxa"/>
            <w:gridSpan w:val="2"/>
          </w:tcPr>
          <w:p w:rsidR="00042EE7" w:rsidRDefault="00042EE7" w:rsidP="005E623A">
            <w:pPr>
              <w:ind w:firstLine="0"/>
            </w:pPr>
            <w:r w:rsidRPr="005973CA">
              <w:t>RF06-Manter Categorias</w:t>
            </w:r>
          </w:p>
        </w:tc>
        <w:tc>
          <w:tcPr>
            <w:tcW w:w="2416" w:type="dxa"/>
          </w:tcPr>
          <w:p w:rsidR="00042EE7" w:rsidRDefault="00042EE7" w:rsidP="005E623A">
            <w:pPr>
              <w:ind w:firstLine="0"/>
            </w:pPr>
            <w:r>
              <w:t>Manter Categorias</w:t>
            </w:r>
          </w:p>
        </w:tc>
        <w:tc>
          <w:tcPr>
            <w:tcW w:w="4792" w:type="dxa"/>
          </w:tcPr>
          <w:p w:rsidR="00042EE7" w:rsidRDefault="00042EE7" w:rsidP="00FB57A1">
            <w:pPr>
              <w:pStyle w:val="PargrafodaLista"/>
              <w:numPr>
                <w:ilvl w:val="0"/>
                <w:numId w:val="21"/>
              </w:numPr>
            </w:pPr>
            <w:r>
              <w:t>O usuário executa os passos do item 3</w:t>
            </w:r>
          </w:p>
          <w:p w:rsidR="00042EE7" w:rsidRDefault="00042EE7" w:rsidP="00FB57A1">
            <w:pPr>
              <w:pStyle w:val="PargrafodaLista"/>
              <w:numPr>
                <w:ilvl w:val="0"/>
                <w:numId w:val="21"/>
              </w:numPr>
            </w:pPr>
            <w:r>
              <w:t>O usuário acessa o menu de manter categoria</w:t>
            </w:r>
          </w:p>
          <w:p w:rsidR="00042EE7" w:rsidRDefault="00042EE7" w:rsidP="00FB57A1">
            <w:pPr>
              <w:pStyle w:val="PargrafodaLista"/>
              <w:numPr>
                <w:ilvl w:val="0"/>
                <w:numId w:val="21"/>
              </w:numPr>
            </w:pPr>
            <w:r>
              <w:t>O sistema exibe para o usuário a tela de consulta/adição de categorias.</w:t>
            </w:r>
          </w:p>
          <w:p w:rsidR="00042EE7" w:rsidRDefault="00042EE7" w:rsidP="00FB57A1">
            <w:pPr>
              <w:pStyle w:val="PargrafodaLista"/>
              <w:numPr>
                <w:ilvl w:val="0"/>
                <w:numId w:val="21"/>
              </w:numPr>
            </w:pPr>
            <w:r>
              <w:lastRenderedPageBreak/>
              <w:t>O usuário clica no botão nova categoria</w:t>
            </w:r>
          </w:p>
          <w:p w:rsidR="00042EE7" w:rsidRDefault="00042EE7" w:rsidP="00FB57A1">
            <w:pPr>
              <w:pStyle w:val="PargrafodaLista"/>
              <w:numPr>
                <w:ilvl w:val="0"/>
                <w:numId w:val="21"/>
              </w:numPr>
            </w:pPr>
            <w:r>
              <w:t>O sistema exibe para o usuário a tela de adição de categorias.</w:t>
            </w:r>
          </w:p>
          <w:p w:rsidR="00042EE7" w:rsidRPr="004F5B39" w:rsidRDefault="00042EE7" w:rsidP="00FB57A1">
            <w:pPr>
              <w:pStyle w:val="PargrafodaLista"/>
              <w:numPr>
                <w:ilvl w:val="0"/>
                <w:numId w:val="21"/>
              </w:numPr>
            </w:pPr>
            <w:r>
              <w:t>O usuário preenche os dados e clica no botão salvar.</w:t>
            </w:r>
          </w:p>
        </w:tc>
        <w:tc>
          <w:tcPr>
            <w:tcW w:w="2100" w:type="dxa"/>
          </w:tcPr>
          <w:p w:rsidR="00042EE7" w:rsidRDefault="00042EE7" w:rsidP="005E623A">
            <w:pPr>
              <w:ind w:firstLine="0"/>
            </w:pPr>
            <w:r>
              <w:lastRenderedPageBreak/>
              <w:t>O sistema efetua o cadastro da categoria informada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lastRenderedPageBreak/>
              <w:t>7</w:t>
            </w:r>
          </w:p>
        </w:tc>
        <w:tc>
          <w:tcPr>
            <w:tcW w:w="2268" w:type="dxa"/>
            <w:gridSpan w:val="2"/>
          </w:tcPr>
          <w:p w:rsidR="00042EE7" w:rsidRDefault="00042EE7" w:rsidP="005E623A">
            <w:pPr>
              <w:ind w:firstLine="0"/>
            </w:pPr>
            <w:r w:rsidRPr="005973CA">
              <w:t>RF07-Manter Usuarios</w:t>
            </w:r>
          </w:p>
        </w:tc>
        <w:tc>
          <w:tcPr>
            <w:tcW w:w="2416" w:type="dxa"/>
          </w:tcPr>
          <w:p w:rsidR="00042EE7" w:rsidRDefault="00042EE7" w:rsidP="005E623A">
            <w:pPr>
              <w:ind w:firstLine="0"/>
            </w:pPr>
            <w:r>
              <w:t>Manter Usuário</w:t>
            </w:r>
          </w:p>
        </w:tc>
        <w:tc>
          <w:tcPr>
            <w:tcW w:w="4792" w:type="dxa"/>
          </w:tcPr>
          <w:p w:rsidR="00042EE7" w:rsidRDefault="00042EE7" w:rsidP="00FB57A1">
            <w:pPr>
              <w:pStyle w:val="PargrafodaLista"/>
              <w:numPr>
                <w:ilvl w:val="0"/>
                <w:numId w:val="22"/>
              </w:numPr>
            </w:pPr>
            <w:r>
              <w:t>O usuário executa os passos do item 3</w:t>
            </w:r>
          </w:p>
          <w:p w:rsidR="00042EE7" w:rsidRDefault="00042EE7" w:rsidP="00FB57A1">
            <w:pPr>
              <w:pStyle w:val="PargrafodaLista"/>
              <w:numPr>
                <w:ilvl w:val="0"/>
                <w:numId w:val="22"/>
              </w:numPr>
            </w:pPr>
            <w:r>
              <w:t>O usuário acessa o menu manter usuário</w:t>
            </w:r>
          </w:p>
          <w:p w:rsidR="00042EE7" w:rsidRDefault="00042EE7" w:rsidP="00FB57A1">
            <w:pPr>
              <w:pStyle w:val="PargrafodaLista"/>
              <w:numPr>
                <w:ilvl w:val="0"/>
                <w:numId w:val="22"/>
              </w:numPr>
            </w:pPr>
            <w:r>
              <w:t>O sistema exibe a tela de consulta/edição de usuários.</w:t>
            </w:r>
          </w:p>
          <w:p w:rsidR="00042EE7" w:rsidRDefault="00042EE7" w:rsidP="00FB57A1">
            <w:pPr>
              <w:pStyle w:val="PargrafodaLista"/>
              <w:numPr>
                <w:ilvl w:val="0"/>
                <w:numId w:val="22"/>
              </w:numPr>
            </w:pPr>
            <w:r>
              <w:t>O usuário efetua a busca</w:t>
            </w:r>
          </w:p>
          <w:p w:rsidR="00042EE7" w:rsidRDefault="00042EE7" w:rsidP="00FB57A1">
            <w:pPr>
              <w:pStyle w:val="PargrafodaLista"/>
              <w:numPr>
                <w:ilvl w:val="0"/>
                <w:numId w:val="22"/>
              </w:numPr>
            </w:pPr>
            <w:r>
              <w:t>O sistema exibe o usuário logado caso o perfil do usuário não tenha permissão para editar outros usuários.</w:t>
            </w:r>
          </w:p>
          <w:p w:rsidR="00042EE7" w:rsidRDefault="00042EE7" w:rsidP="00FB57A1">
            <w:pPr>
              <w:pStyle w:val="PargrafodaLista"/>
              <w:numPr>
                <w:ilvl w:val="0"/>
                <w:numId w:val="22"/>
              </w:numPr>
            </w:pPr>
            <w:r>
              <w:t>O usuário clica no usuário para edição</w:t>
            </w:r>
          </w:p>
          <w:p w:rsidR="00042EE7" w:rsidRDefault="00042EE7" w:rsidP="00FB57A1">
            <w:pPr>
              <w:pStyle w:val="PargrafodaLista"/>
              <w:numPr>
                <w:ilvl w:val="0"/>
                <w:numId w:val="22"/>
              </w:numPr>
            </w:pPr>
            <w:r>
              <w:t>O sistema exibe uma tela com os dados do usuário.</w:t>
            </w:r>
          </w:p>
          <w:p w:rsidR="00042EE7" w:rsidRPr="00CB7D09" w:rsidRDefault="00042EE7" w:rsidP="00FB57A1">
            <w:pPr>
              <w:pStyle w:val="PargrafodaLista"/>
              <w:numPr>
                <w:ilvl w:val="0"/>
                <w:numId w:val="22"/>
              </w:numPr>
            </w:pPr>
            <w:r>
              <w:t>O usuário altera os dados e clica no botão salvar.</w:t>
            </w:r>
          </w:p>
        </w:tc>
        <w:tc>
          <w:tcPr>
            <w:tcW w:w="2100" w:type="dxa"/>
          </w:tcPr>
          <w:p w:rsidR="00042EE7" w:rsidRDefault="00042EE7" w:rsidP="005E623A">
            <w:pPr>
              <w:ind w:firstLine="0"/>
            </w:pPr>
            <w:r>
              <w:t>O sistema efetua a alteração dos dados do usuário.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8</w:t>
            </w:r>
          </w:p>
        </w:tc>
        <w:tc>
          <w:tcPr>
            <w:tcW w:w="2268" w:type="dxa"/>
            <w:gridSpan w:val="2"/>
          </w:tcPr>
          <w:p w:rsidR="00042EE7" w:rsidRDefault="00042EE7" w:rsidP="005E623A">
            <w:pPr>
              <w:ind w:firstLine="0"/>
            </w:pPr>
            <w:r w:rsidRPr="005973CA">
              <w:t xml:space="preserve">RF08-Efetuar Login </w:t>
            </w:r>
            <w:r>
              <w:t>–</w:t>
            </w:r>
            <w:r w:rsidRPr="005973CA">
              <w:t xml:space="preserve"> Celular</w:t>
            </w:r>
          </w:p>
        </w:tc>
        <w:tc>
          <w:tcPr>
            <w:tcW w:w="2416" w:type="dxa"/>
          </w:tcPr>
          <w:p w:rsidR="00042EE7" w:rsidRDefault="00042EE7" w:rsidP="005E623A">
            <w:pPr>
              <w:ind w:firstLine="0"/>
            </w:pPr>
            <w:r>
              <w:t>Login no Celular</w:t>
            </w:r>
          </w:p>
        </w:tc>
        <w:tc>
          <w:tcPr>
            <w:tcW w:w="4792" w:type="dxa"/>
          </w:tcPr>
          <w:p w:rsidR="00042EE7" w:rsidRDefault="00042EE7" w:rsidP="00FB57A1">
            <w:pPr>
              <w:pStyle w:val="PargrafodaLista"/>
              <w:numPr>
                <w:ilvl w:val="0"/>
                <w:numId w:val="23"/>
              </w:numPr>
            </w:pPr>
            <w:r>
              <w:t>O usuário acessa o sistema pelo celular</w:t>
            </w:r>
          </w:p>
          <w:p w:rsidR="00042EE7" w:rsidRDefault="00042EE7" w:rsidP="00FB57A1">
            <w:pPr>
              <w:pStyle w:val="PargrafodaLista"/>
              <w:numPr>
                <w:ilvl w:val="0"/>
                <w:numId w:val="23"/>
              </w:numPr>
            </w:pPr>
            <w:r>
              <w:t>O sistema exibe a tela de login</w:t>
            </w:r>
          </w:p>
          <w:p w:rsidR="00042EE7" w:rsidRDefault="00042EE7" w:rsidP="00FB57A1">
            <w:pPr>
              <w:pStyle w:val="PargrafodaLista"/>
              <w:numPr>
                <w:ilvl w:val="0"/>
                <w:numId w:val="23"/>
              </w:numPr>
            </w:pPr>
            <w:r>
              <w:t>O usuário informa o login e senha e pressiona o botão logar.</w:t>
            </w:r>
          </w:p>
          <w:p w:rsidR="00042EE7" w:rsidRPr="00CB7D09" w:rsidRDefault="00042EE7" w:rsidP="00FB57A1">
            <w:pPr>
              <w:pStyle w:val="PargrafodaLista"/>
              <w:numPr>
                <w:ilvl w:val="0"/>
                <w:numId w:val="23"/>
              </w:numPr>
            </w:pPr>
            <w:r>
              <w:t>O sistema exibe a tela inicial do sistema</w:t>
            </w:r>
          </w:p>
        </w:tc>
        <w:tc>
          <w:tcPr>
            <w:tcW w:w="2100" w:type="dxa"/>
          </w:tcPr>
          <w:p w:rsidR="00042EE7" w:rsidRDefault="00042EE7" w:rsidP="005E623A">
            <w:pPr>
              <w:ind w:firstLine="0"/>
            </w:pPr>
            <w:r>
              <w:t>O usuário acessa o aplicativo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9</w:t>
            </w:r>
          </w:p>
        </w:tc>
        <w:tc>
          <w:tcPr>
            <w:tcW w:w="2268" w:type="dxa"/>
            <w:gridSpan w:val="2"/>
          </w:tcPr>
          <w:p w:rsidR="00042EE7" w:rsidRDefault="00042EE7" w:rsidP="005E623A">
            <w:pPr>
              <w:ind w:firstLine="0"/>
            </w:pPr>
            <w:r w:rsidRPr="005973CA">
              <w:t xml:space="preserve">RF09-Adicionar Gasto </w:t>
            </w:r>
            <w:r>
              <w:t>–</w:t>
            </w:r>
            <w:r w:rsidRPr="005973CA">
              <w:t xml:space="preserve"> Celular</w:t>
            </w:r>
          </w:p>
        </w:tc>
        <w:tc>
          <w:tcPr>
            <w:tcW w:w="2416" w:type="dxa"/>
          </w:tcPr>
          <w:p w:rsidR="00042EE7" w:rsidRDefault="00042EE7" w:rsidP="005E623A">
            <w:pPr>
              <w:ind w:firstLine="0"/>
            </w:pPr>
            <w:r>
              <w:t>Adicionar Gasto no Celular</w:t>
            </w:r>
          </w:p>
        </w:tc>
        <w:tc>
          <w:tcPr>
            <w:tcW w:w="4792" w:type="dxa"/>
          </w:tcPr>
          <w:p w:rsidR="00042EE7" w:rsidRDefault="00042EE7" w:rsidP="00FB57A1">
            <w:pPr>
              <w:pStyle w:val="PargrafodaLista"/>
              <w:numPr>
                <w:ilvl w:val="0"/>
                <w:numId w:val="24"/>
              </w:numPr>
            </w:pPr>
            <w:r>
              <w:t>O usuário acessa o aplicativo no celular</w:t>
            </w:r>
          </w:p>
          <w:p w:rsidR="00042EE7" w:rsidRDefault="00042EE7" w:rsidP="00FB57A1">
            <w:pPr>
              <w:pStyle w:val="PargrafodaLista"/>
              <w:numPr>
                <w:ilvl w:val="0"/>
                <w:numId w:val="24"/>
              </w:numPr>
            </w:pPr>
            <w:r>
              <w:t>O usuário clica no botão adicionar gasto</w:t>
            </w:r>
          </w:p>
          <w:p w:rsidR="00042EE7" w:rsidRDefault="00042EE7" w:rsidP="00FB57A1">
            <w:pPr>
              <w:pStyle w:val="PargrafodaLista"/>
              <w:numPr>
                <w:ilvl w:val="0"/>
                <w:numId w:val="24"/>
              </w:numPr>
            </w:pPr>
            <w:r>
              <w:t>O sistema exibe a tela de adição de gastos</w:t>
            </w:r>
          </w:p>
          <w:p w:rsidR="00042EE7" w:rsidRPr="00D116D6" w:rsidRDefault="00042EE7" w:rsidP="00FB57A1">
            <w:pPr>
              <w:pStyle w:val="PargrafodaLista"/>
              <w:numPr>
                <w:ilvl w:val="0"/>
                <w:numId w:val="24"/>
              </w:numPr>
            </w:pPr>
            <w:r>
              <w:t>O usuário preenche os dados do gasto e clica no botão salvar.</w:t>
            </w:r>
          </w:p>
        </w:tc>
        <w:tc>
          <w:tcPr>
            <w:tcW w:w="2100" w:type="dxa"/>
          </w:tcPr>
          <w:p w:rsidR="00042EE7" w:rsidRDefault="00042EE7" w:rsidP="005E623A">
            <w:pPr>
              <w:ind w:firstLine="0"/>
            </w:pPr>
            <w:r>
              <w:t>O sistema registra o gasto do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lastRenderedPageBreak/>
              <w:t>10</w:t>
            </w:r>
          </w:p>
        </w:tc>
        <w:tc>
          <w:tcPr>
            <w:tcW w:w="2268" w:type="dxa"/>
            <w:gridSpan w:val="2"/>
          </w:tcPr>
          <w:p w:rsidR="00042EE7" w:rsidRDefault="00042EE7" w:rsidP="005E623A">
            <w:pPr>
              <w:ind w:firstLine="0"/>
            </w:pPr>
            <w:r w:rsidRPr="005973CA">
              <w:t xml:space="preserve">RF10-Manter Gastos </w:t>
            </w:r>
            <w:r>
              <w:t>–</w:t>
            </w:r>
            <w:r w:rsidRPr="005973CA">
              <w:t xml:space="preserve"> Celular</w:t>
            </w:r>
          </w:p>
        </w:tc>
        <w:tc>
          <w:tcPr>
            <w:tcW w:w="2416" w:type="dxa"/>
          </w:tcPr>
          <w:p w:rsidR="00042EE7" w:rsidRDefault="00042EE7" w:rsidP="005E623A">
            <w:pPr>
              <w:ind w:firstLine="0"/>
            </w:pPr>
            <w:r>
              <w:t>Manter Gasto no Celular</w:t>
            </w:r>
          </w:p>
        </w:tc>
        <w:tc>
          <w:tcPr>
            <w:tcW w:w="4792" w:type="dxa"/>
          </w:tcPr>
          <w:p w:rsidR="00042EE7" w:rsidRDefault="00042EE7" w:rsidP="00FB57A1">
            <w:pPr>
              <w:pStyle w:val="PargrafodaLista"/>
              <w:numPr>
                <w:ilvl w:val="0"/>
                <w:numId w:val="25"/>
              </w:numPr>
            </w:pPr>
            <w:r>
              <w:t>O usuário acessa o sistema no celular</w:t>
            </w:r>
          </w:p>
          <w:p w:rsidR="00042EE7" w:rsidRDefault="00042EE7" w:rsidP="00FB57A1">
            <w:pPr>
              <w:pStyle w:val="PargrafodaLista"/>
              <w:numPr>
                <w:ilvl w:val="0"/>
                <w:numId w:val="25"/>
              </w:numPr>
            </w:pPr>
            <w:r>
              <w:t>O usuário clica no botão consultar gastos</w:t>
            </w:r>
          </w:p>
          <w:p w:rsidR="00042EE7" w:rsidRDefault="00042EE7" w:rsidP="00FB57A1">
            <w:pPr>
              <w:pStyle w:val="PargrafodaLista"/>
              <w:numPr>
                <w:ilvl w:val="0"/>
                <w:numId w:val="25"/>
              </w:numPr>
            </w:pPr>
            <w:r>
              <w:t>O usuário preenche os filtros e faz a consulta</w:t>
            </w:r>
          </w:p>
          <w:p w:rsidR="00042EE7" w:rsidRDefault="00042EE7" w:rsidP="00FB57A1">
            <w:pPr>
              <w:pStyle w:val="PargrafodaLista"/>
              <w:numPr>
                <w:ilvl w:val="0"/>
                <w:numId w:val="25"/>
              </w:numPr>
            </w:pPr>
            <w:r>
              <w:t>O sistema exibe uma lista com o resultado</w:t>
            </w:r>
          </w:p>
          <w:p w:rsidR="00042EE7" w:rsidRDefault="00042EE7" w:rsidP="00FB57A1">
            <w:pPr>
              <w:pStyle w:val="PargrafodaLista"/>
              <w:numPr>
                <w:ilvl w:val="0"/>
                <w:numId w:val="25"/>
              </w:numPr>
            </w:pPr>
            <w:r>
              <w:t>O usuário clica no item que deseja editar</w:t>
            </w:r>
          </w:p>
          <w:p w:rsidR="00042EE7" w:rsidRDefault="00042EE7" w:rsidP="00FB57A1">
            <w:pPr>
              <w:pStyle w:val="PargrafodaLista"/>
              <w:numPr>
                <w:ilvl w:val="0"/>
                <w:numId w:val="25"/>
              </w:numPr>
            </w:pPr>
            <w:r>
              <w:t>O sistema exibe o formulário com os valores para edição</w:t>
            </w:r>
          </w:p>
          <w:p w:rsidR="00042EE7" w:rsidRPr="00D116D6" w:rsidRDefault="00042EE7" w:rsidP="00FB57A1">
            <w:pPr>
              <w:pStyle w:val="PargrafodaLista"/>
              <w:numPr>
                <w:ilvl w:val="0"/>
                <w:numId w:val="25"/>
              </w:numPr>
            </w:pPr>
            <w:r>
              <w:t>O usuário altera os dados e clica no botão salvar.</w:t>
            </w:r>
          </w:p>
        </w:tc>
        <w:tc>
          <w:tcPr>
            <w:tcW w:w="2100" w:type="dxa"/>
          </w:tcPr>
          <w:p w:rsidR="00042EE7" w:rsidRDefault="00042EE7" w:rsidP="005E623A">
            <w:pPr>
              <w:ind w:firstLine="0"/>
            </w:pPr>
            <w:r>
              <w:t>O sistema atualiza os dados do gasto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11</w:t>
            </w:r>
          </w:p>
        </w:tc>
        <w:tc>
          <w:tcPr>
            <w:tcW w:w="2268" w:type="dxa"/>
            <w:gridSpan w:val="2"/>
          </w:tcPr>
          <w:p w:rsidR="00042EE7" w:rsidRDefault="00042EE7" w:rsidP="005E623A">
            <w:pPr>
              <w:ind w:firstLine="0"/>
            </w:pPr>
            <w:r w:rsidRPr="005973CA">
              <w:t xml:space="preserve">RF11-Relatorio de Gastos </w:t>
            </w:r>
            <w:r>
              <w:t>–</w:t>
            </w:r>
            <w:r w:rsidRPr="005973CA">
              <w:t xml:space="preserve"> Celular</w:t>
            </w:r>
          </w:p>
        </w:tc>
        <w:tc>
          <w:tcPr>
            <w:tcW w:w="2416" w:type="dxa"/>
          </w:tcPr>
          <w:p w:rsidR="00042EE7" w:rsidRDefault="00042EE7" w:rsidP="005E623A">
            <w:pPr>
              <w:ind w:firstLine="0"/>
            </w:pPr>
            <w:r>
              <w:t>Relatório de Gastos no Celular</w:t>
            </w:r>
          </w:p>
        </w:tc>
        <w:tc>
          <w:tcPr>
            <w:tcW w:w="4792" w:type="dxa"/>
          </w:tcPr>
          <w:p w:rsidR="00042EE7" w:rsidRDefault="00042EE7" w:rsidP="00FB57A1">
            <w:pPr>
              <w:pStyle w:val="PargrafodaLista"/>
              <w:numPr>
                <w:ilvl w:val="0"/>
                <w:numId w:val="26"/>
              </w:numPr>
            </w:pPr>
            <w:r>
              <w:t>O usuário acessa o sistema no celular</w:t>
            </w:r>
          </w:p>
          <w:p w:rsidR="00042EE7" w:rsidRDefault="00042EE7" w:rsidP="00FB57A1">
            <w:pPr>
              <w:pStyle w:val="PargrafodaLista"/>
              <w:numPr>
                <w:ilvl w:val="0"/>
                <w:numId w:val="26"/>
              </w:numPr>
            </w:pPr>
            <w:r>
              <w:t>O usuário clica no botão relatório de gastos</w:t>
            </w:r>
          </w:p>
          <w:p w:rsidR="00042EE7" w:rsidRDefault="00042EE7" w:rsidP="00FB57A1">
            <w:pPr>
              <w:pStyle w:val="PargrafodaLista"/>
              <w:numPr>
                <w:ilvl w:val="0"/>
                <w:numId w:val="26"/>
              </w:numPr>
            </w:pPr>
            <w:r>
              <w:t>O sistema exibe uma tela para que o usuário insira os filtros</w:t>
            </w:r>
          </w:p>
          <w:p w:rsidR="00042EE7" w:rsidRDefault="00042EE7" w:rsidP="00FB57A1">
            <w:pPr>
              <w:pStyle w:val="PargrafodaLista"/>
              <w:numPr>
                <w:ilvl w:val="0"/>
                <w:numId w:val="26"/>
              </w:numPr>
            </w:pPr>
            <w:r>
              <w:t>O usuário informa os valores e pressiona o botão consultar</w:t>
            </w:r>
          </w:p>
          <w:p w:rsidR="00042EE7" w:rsidRPr="00AE6A09" w:rsidRDefault="00042EE7" w:rsidP="00FB57A1">
            <w:pPr>
              <w:pStyle w:val="PargrafodaLista"/>
              <w:numPr>
                <w:ilvl w:val="0"/>
                <w:numId w:val="26"/>
              </w:numPr>
            </w:pPr>
            <w:r>
              <w:t>O sistema exibe o relatório no formato de tabela no celular.</w:t>
            </w:r>
          </w:p>
        </w:tc>
        <w:tc>
          <w:tcPr>
            <w:tcW w:w="2100" w:type="dxa"/>
          </w:tcPr>
          <w:p w:rsidR="00042EE7" w:rsidRDefault="00042EE7" w:rsidP="005E623A">
            <w:pPr>
              <w:ind w:firstLine="0"/>
            </w:pPr>
            <w:r>
              <w:t>O sistema exibe o relatório para 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12</w:t>
            </w:r>
          </w:p>
        </w:tc>
        <w:tc>
          <w:tcPr>
            <w:tcW w:w="2268" w:type="dxa"/>
            <w:gridSpan w:val="2"/>
          </w:tcPr>
          <w:p w:rsidR="00042EE7" w:rsidRDefault="00042EE7" w:rsidP="005E623A">
            <w:pPr>
              <w:ind w:firstLine="0"/>
            </w:pPr>
            <w:r w:rsidRPr="005973CA">
              <w:t xml:space="preserve">RF12-Sincronizar Dados </w:t>
            </w:r>
            <w:r>
              <w:t>–</w:t>
            </w:r>
            <w:r w:rsidRPr="005973CA">
              <w:t xml:space="preserve"> Celular</w:t>
            </w:r>
          </w:p>
        </w:tc>
        <w:tc>
          <w:tcPr>
            <w:tcW w:w="2416" w:type="dxa"/>
          </w:tcPr>
          <w:p w:rsidR="00042EE7" w:rsidRDefault="00042EE7" w:rsidP="005E623A">
            <w:pPr>
              <w:ind w:firstLine="0"/>
            </w:pPr>
            <w:r>
              <w:t>Sincronizar dados</w:t>
            </w:r>
          </w:p>
        </w:tc>
        <w:tc>
          <w:tcPr>
            <w:tcW w:w="4792" w:type="dxa"/>
          </w:tcPr>
          <w:p w:rsidR="00042EE7" w:rsidRDefault="00042EE7" w:rsidP="00FB57A1">
            <w:pPr>
              <w:pStyle w:val="PargrafodaLista"/>
              <w:numPr>
                <w:ilvl w:val="0"/>
                <w:numId w:val="27"/>
              </w:numPr>
            </w:pPr>
            <w:r>
              <w:t>O usuário acessa o sistema no celular</w:t>
            </w:r>
          </w:p>
          <w:p w:rsidR="00042EE7" w:rsidRDefault="00042EE7" w:rsidP="00FB57A1">
            <w:pPr>
              <w:pStyle w:val="PargrafodaLista"/>
              <w:numPr>
                <w:ilvl w:val="0"/>
                <w:numId w:val="27"/>
              </w:numPr>
            </w:pPr>
            <w:r>
              <w:t>O usuário clica no botão sincronizar dados</w:t>
            </w:r>
          </w:p>
          <w:p w:rsidR="00042EE7" w:rsidRPr="00AE6A09" w:rsidRDefault="00042EE7" w:rsidP="00FB57A1">
            <w:pPr>
              <w:pStyle w:val="PargrafodaLista"/>
              <w:numPr>
                <w:ilvl w:val="0"/>
                <w:numId w:val="27"/>
              </w:numPr>
            </w:pPr>
            <w:r>
              <w:t>O sistema se comunica com o sistema web sincronizando os dados com o usuário.</w:t>
            </w:r>
          </w:p>
        </w:tc>
        <w:tc>
          <w:tcPr>
            <w:tcW w:w="2100" w:type="dxa"/>
          </w:tcPr>
          <w:p w:rsidR="00042EE7" w:rsidRDefault="00042EE7" w:rsidP="005E623A">
            <w:pPr>
              <w:ind w:firstLine="0"/>
            </w:pPr>
            <w:r>
              <w:t>O sistema sincroniza os dados da web com 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13</w:t>
            </w:r>
          </w:p>
        </w:tc>
        <w:tc>
          <w:tcPr>
            <w:tcW w:w="2268" w:type="dxa"/>
            <w:gridSpan w:val="2"/>
          </w:tcPr>
          <w:p w:rsidR="00042EE7" w:rsidRDefault="00042EE7" w:rsidP="005E623A">
            <w:pPr>
              <w:ind w:firstLine="0"/>
            </w:pPr>
            <w:r w:rsidRPr="005973CA">
              <w:t>RF13-Limitar Gastos por Categoria</w:t>
            </w:r>
          </w:p>
        </w:tc>
        <w:tc>
          <w:tcPr>
            <w:tcW w:w="2416" w:type="dxa"/>
          </w:tcPr>
          <w:p w:rsidR="00042EE7" w:rsidRDefault="00042EE7" w:rsidP="005E623A">
            <w:pPr>
              <w:ind w:firstLine="0"/>
            </w:pPr>
            <w:r>
              <w:t>Limite de Gastos por categoria</w:t>
            </w:r>
          </w:p>
        </w:tc>
        <w:tc>
          <w:tcPr>
            <w:tcW w:w="4792" w:type="dxa"/>
          </w:tcPr>
          <w:p w:rsidR="00042EE7" w:rsidRDefault="00042EE7" w:rsidP="00FB57A1">
            <w:pPr>
              <w:pStyle w:val="PargrafodaLista"/>
              <w:numPr>
                <w:ilvl w:val="0"/>
                <w:numId w:val="28"/>
              </w:numPr>
            </w:pPr>
            <w:r>
              <w:t>O usuário executa o passo número 3</w:t>
            </w:r>
          </w:p>
          <w:p w:rsidR="00042EE7" w:rsidRDefault="00042EE7" w:rsidP="00FB57A1">
            <w:pPr>
              <w:pStyle w:val="PargrafodaLista"/>
              <w:numPr>
                <w:ilvl w:val="0"/>
                <w:numId w:val="28"/>
              </w:numPr>
            </w:pPr>
            <w:r>
              <w:t>O usuário acessa a tela de manutenção de categorias</w:t>
            </w:r>
          </w:p>
          <w:p w:rsidR="00042EE7" w:rsidRPr="00AE6A09" w:rsidRDefault="00042EE7" w:rsidP="00FB57A1">
            <w:pPr>
              <w:pStyle w:val="PargrafodaLista"/>
              <w:numPr>
                <w:ilvl w:val="0"/>
                <w:numId w:val="28"/>
              </w:numPr>
            </w:pPr>
            <w:r>
              <w:t>O usuário informa o limite da categoria escolhida e clica no botão salvar</w:t>
            </w:r>
          </w:p>
        </w:tc>
        <w:tc>
          <w:tcPr>
            <w:tcW w:w="2100" w:type="dxa"/>
          </w:tcPr>
          <w:p w:rsidR="00042EE7" w:rsidRDefault="00042EE7" w:rsidP="005E623A">
            <w:pPr>
              <w:ind w:firstLine="0"/>
            </w:pPr>
            <w:r>
              <w:t>O sistema registra o limite para aquela categoria.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14</w:t>
            </w:r>
          </w:p>
        </w:tc>
        <w:tc>
          <w:tcPr>
            <w:tcW w:w="2268" w:type="dxa"/>
            <w:gridSpan w:val="2"/>
          </w:tcPr>
          <w:p w:rsidR="00042EE7" w:rsidRDefault="00042EE7" w:rsidP="005E623A">
            <w:pPr>
              <w:ind w:firstLine="0"/>
            </w:pPr>
            <w:r w:rsidRPr="005973CA">
              <w:t xml:space="preserve">RF14-Relatório de </w:t>
            </w:r>
            <w:r w:rsidRPr="005973CA">
              <w:lastRenderedPageBreak/>
              <w:t>Média de Gastos por Categoria</w:t>
            </w:r>
          </w:p>
        </w:tc>
        <w:tc>
          <w:tcPr>
            <w:tcW w:w="2416" w:type="dxa"/>
          </w:tcPr>
          <w:p w:rsidR="00042EE7" w:rsidRDefault="00042EE7" w:rsidP="005E623A">
            <w:pPr>
              <w:ind w:firstLine="0"/>
            </w:pPr>
            <w:r>
              <w:lastRenderedPageBreak/>
              <w:t xml:space="preserve">Relatório de Média de </w:t>
            </w:r>
            <w:r>
              <w:lastRenderedPageBreak/>
              <w:t>Gastos por Categoria</w:t>
            </w:r>
          </w:p>
        </w:tc>
        <w:tc>
          <w:tcPr>
            <w:tcW w:w="4792" w:type="dxa"/>
          </w:tcPr>
          <w:p w:rsidR="00042EE7" w:rsidRDefault="00042EE7" w:rsidP="00FB57A1">
            <w:pPr>
              <w:pStyle w:val="PargrafodaLista"/>
              <w:numPr>
                <w:ilvl w:val="0"/>
                <w:numId w:val="29"/>
              </w:numPr>
            </w:pPr>
            <w:r>
              <w:lastRenderedPageBreak/>
              <w:t>O usuário executa o passo numero 3</w:t>
            </w:r>
          </w:p>
          <w:p w:rsidR="00042EE7" w:rsidRDefault="00042EE7" w:rsidP="00FB57A1">
            <w:pPr>
              <w:pStyle w:val="PargrafodaLista"/>
              <w:numPr>
                <w:ilvl w:val="0"/>
                <w:numId w:val="29"/>
              </w:numPr>
            </w:pPr>
            <w:r>
              <w:lastRenderedPageBreak/>
              <w:t>O usuário clica no menu gastos por categoria</w:t>
            </w:r>
          </w:p>
          <w:p w:rsidR="00042EE7" w:rsidRDefault="00042EE7" w:rsidP="00FB57A1">
            <w:pPr>
              <w:pStyle w:val="PargrafodaLista"/>
              <w:numPr>
                <w:ilvl w:val="0"/>
                <w:numId w:val="29"/>
              </w:numPr>
            </w:pPr>
            <w:r>
              <w:t>O sistema exibe a tela para filtro</w:t>
            </w:r>
          </w:p>
          <w:p w:rsidR="00042EE7" w:rsidRDefault="00042EE7" w:rsidP="00FB57A1">
            <w:pPr>
              <w:pStyle w:val="PargrafodaLista"/>
              <w:numPr>
                <w:ilvl w:val="0"/>
                <w:numId w:val="29"/>
              </w:numPr>
            </w:pPr>
            <w:r>
              <w:t>O usuário preenche o filtro e clica no botão consultar</w:t>
            </w:r>
          </w:p>
          <w:p w:rsidR="00042EE7" w:rsidRPr="00AE6A09" w:rsidRDefault="00042EE7" w:rsidP="00FB57A1">
            <w:pPr>
              <w:pStyle w:val="PargrafodaLista"/>
              <w:numPr>
                <w:ilvl w:val="0"/>
                <w:numId w:val="29"/>
              </w:numPr>
            </w:pPr>
            <w:r>
              <w:t>O sistema exibe o relatório de Média de Gastos por Categoria.</w:t>
            </w:r>
          </w:p>
        </w:tc>
        <w:tc>
          <w:tcPr>
            <w:tcW w:w="2100" w:type="dxa"/>
          </w:tcPr>
          <w:p w:rsidR="00042EE7" w:rsidRDefault="00042EE7" w:rsidP="005E623A">
            <w:pPr>
              <w:ind w:firstLine="0"/>
            </w:pPr>
            <w:r>
              <w:lastRenderedPageBreak/>
              <w:t xml:space="preserve">O sistema exibe o </w:t>
            </w:r>
            <w:r>
              <w:lastRenderedPageBreak/>
              <w:t>relatório para o usuário.</w:t>
            </w:r>
          </w:p>
        </w:tc>
        <w:tc>
          <w:tcPr>
            <w:tcW w:w="1097" w:type="dxa"/>
          </w:tcPr>
          <w:p w:rsidR="00042EE7" w:rsidRDefault="00042EE7" w:rsidP="005E623A">
            <w:pPr>
              <w:ind w:firstLine="0"/>
            </w:pPr>
            <w:r>
              <w:lastRenderedPageBreak/>
              <w:t>Passou</w:t>
            </w:r>
          </w:p>
        </w:tc>
        <w:tc>
          <w:tcPr>
            <w:tcW w:w="1768" w:type="dxa"/>
          </w:tcPr>
          <w:p w:rsidR="00042EE7" w:rsidRDefault="00042EE7" w:rsidP="005E623A">
            <w:pPr>
              <w:ind w:firstLine="0"/>
            </w:pPr>
          </w:p>
        </w:tc>
      </w:tr>
    </w:tbl>
    <w:p w:rsidR="00042EE7" w:rsidRDefault="00042EE7" w:rsidP="00042EE7">
      <w:pPr>
        <w:ind w:firstLine="0"/>
      </w:pPr>
    </w:p>
    <w:p w:rsidR="00042EE7" w:rsidRDefault="00042EE7" w:rsidP="00042EE7">
      <w:pPr>
        <w:rPr>
          <w:b/>
          <w:sz w:val="32"/>
          <w:szCs w:val="32"/>
        </w:rPr>
      </w:pPr>
      <w:r>
        <w:rPr>
          <w:b/>
          <w:sz w:val="32"/>
          <w:szCs w:val="32"/>
        </w:rPr>
        <w:br w:type="page"/>
      </w:r>
    </w:p>
    <w:p w:rsidR="00042EE7" w:rsidRDefault="00042EE7" w:rsidP="00042EE7">
      <w:pPr>
        <w:pStyle w:val="Titulo6"/>
      </w:pPr>
      <w:bookmarkStart w:id="221" w:name="_Toc246765913"/>
      <w:bookmarkStart w:id="222" w:name="_Toc332487402"/>
      <w:r w:rsidRPr="00D05C11">
        <w:lastRenderedPageBreak/>
        <w:t xml:space="preserve">Teste </w:t>
      </w:r>
      <w:r>
        <w:t>de Configuração e Segurança</w:t>
      </w:r>
      <w:bookmarkEnd w:id="221"/>
      <w:bookmarkEnd w:id="222"/>
    </w:p>
    <w:tbl>
      <w:tblPr>
        <w:tblStyle w:val="Tabelacomgrade"/>
        <w:tblW w:w="14974" w:type="dxa"/>
        <w:tblLayout w:type="fixed"/>
        <w:tblLook w:val="04A0" w:firstRow="1" w:lastRow="0" w:firstColumn="1" w:lastColumn="0" w:noHBand="0" w:noVBand="1"/>
      </w:tblPr>
      <w:tblGrid>
        <w:gridCol w:w="1016"/>
        <w:gridCol w:w="1985"/>
        <w:gridCol w:w="289"/>
        <w:gridCol w:w="6243"/>
        <w:gridCol w:w="2507"/>
        <w:gridCol w:w="1166"/>
        <w:gridCol w:w="1768"/>
      </w:tblGrid>
      <w:tr w:rsidR="00042EE7" w:rsidRPr="004B72D5" w:rsidTr="005E623A">
        <w:trPr>
          <w:trHeight w:val="850"/>
        </w:trPr>
        <w:tc>
          <w:tcPr>
            <w:tcW w:w="14974"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7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28/04/2010 à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973"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6243"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507"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r>
              <w:rPr>
                <w:sz w:val="24"/>
                <w:szCs w:val="24"/>
              </w:rPr>
              <w:t>1</w:t>
            </w:r>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4"/>
              </w:numPr>
            </w:pPr>
            <w:r>
              <w:t>O usuário acessa o sistema via browser.</w:t>
            </w:r>
          </w:p>
          <w:p w:rsidR="00042EE7" w:rsidRDefault="00042EE7" w:rsidP="00FB57A1">
            <w:pPr>
              <w:pStyle w:val="PargrafodaLista"/>
              <w:numPr>
                <w:ilvl w:val="0"/>
                <w:numId w:val="14"/>
              </w:numPr>
            </w:pPr>
            <w:r>
              <w:t>O usuário é automaticamente redirecionado para a tela de Login.</w:t>
            </w:r>
          </w:p>
          <w:p w:rsidR="00042EE7" w:rsidRDefault="00042EE7" w:rsidP="00FB57A1">
            <w:pPr>
              <w:pStyle w:val="PargrafodaLista"/>
              <w:numPr>
                <w:ilvl w:val="0"/>
                <w:numId w:val="14"/>
              </w:numPr>
            </w:pPr>
            <w:r>
              <w:t>O usuário digita seu login e senha corretos</w:t>
            </w:r>
          </w:p>
          <w:p w:rsidR="00042EE7" w:rsidRPr="004B72D5" w:rsidRDefault="00042EE7" w:rsidP="00FB57A1">
            <w:pPr>
              <w:pStyle w:val="PargrafodaLista"/>
              <w:numPr>
                <w:ilvl w:val="0"/>
                <w:numId w:val="14"/>
              </w:numPr>
            </w:pPr>
            <w:r>
              <w:t>O sistema efetua o login do usuário redirecionando para a página inicial liberando os menus de acordo com seu perfil</w:t>
            </w:r>
          </w:p>
        </w:tc>
        <w:tc>
          <w:tcPr>
            <w:tcW w:w="2507" w:type="dxa"/>
          </w:tcPr>
          <w:p w:rsidR="00042EE7" w:rsidRPr="004B72D5" w:rsidRDefault="00042EE7" w:rsidP="005E623A">
            <w:pPr>
              <w:ind w:firstLine="0"/>
              <w:rPr>
                <w:sz w:val="24"/>
                <w:szCs w:val="24"/>
              </w:rPr>
            </w:pPr>
            <w:r>
              <w:rPr>
                <w:sz w:val="24"/>
                <w:szCs w:val="24"/>
              </w:rPr>
              <w:t>O Login é efetuando liberando os acessos de acordo com o perfil do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r>
              <w:rPr>
                <w:sz w:val="24"/>
                <w:szCs w:val="24"/>
              </w:rPr>
              <w:t>2</w:t>
            </w:r>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5"/>
              </w:numPr>
            </w:pPr>
            <w:r>
              <w:t>O usuário acessa o sistema via browser.</w:t>
            </w:r>
          </w:p>
          <w:p w:rsidR="00042EE7" w:rsidRDefault="00042EE7" w:rsidP="00FB57A1">
            <w:pPr>
              <w:pStyle w:val="PargrafodaLista"/>
              <w:numPr>
                <w:ilvl w:val="0"/>
                <w:numId w:val="15"/>
              </w:numPr>
            </w:pPr>
            <w:r>
              <w:t>O usuário é automaticamente redirecionado para a tela de Login.</w:t>
            </w:r>
          </w:p>
          <w:p w:rsidR="00042EE7" w:rsidRDefault="00042EE7" w:rsidP="00FB57A1">
            <w:pPr>
              <w:pStyle w:val="PargrafodaLista"/>
              <w:numPr>
                <w:ilvl w:val="0"/>
                <w:numId w:val="15"/>
              </w:numPr>
            </w:pPr>
            <w:r>
              <w:t>O usuário digita seu login e senha incorretos</w:t>
            </w:r>
          </w:p>
          <w:p w:rsidR="00042EE7" w:rsidRPr="004B72D5" w:rsidRDefault="00042EE7" w:rsidP="00FB57A1">
            <w:pPr>
              <w:pStyle w:val="PargrafodaLista"/>
              <w:numPr>
                <w:ilvl w:val="0"/>
                <w:numId w:val="15"/>
              </w:numPr>
            </w:pPr>
            <w:r>
              <w:t>O sistema exibe uma mensagem informando que o usuário e senha estão inválidos</w:t>
            </w:r>
          </w:p>
        </w:tc>
        <w:tc>
          <w:tcPr>
            <w:tcW w:w="2507" w:type="dxa"/>
          </w:tcPr>
          <w:p w:rsidR="00042EE7" w:rsidRPr="004B72D5" w:rsidRDefault="00042EE7" w:rsidP="005E623A">
            <w:pPr>
              <w:ind w:firstLine="0"/>
              <w:rPr>
                <w:sz w:val="24"/>
                <w:szCs w:val="24"/>
              </w:rPr>
            </w:pPr>
            <w:r>
              <w:rPr>
                <w:sz w:val="24"/>
                <w:szCs w:val="24"/>
              </w:rPr>
              <w:t>O Login não é permito exibindo uma mensagem de erro para 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bl>
    <w:p w:rsidR="00042EE7" w:rsidRDefault="00042EE7" w:rsidP="00042EE7">
      <w:pPr>
        <w:rPr>
          <w:b/>
          <w:sz w:val="32"/>
          <w:szCs w:val="32"/>
        </w:rPr>
      </w:pPr>
      <w:r>
        <w:rPr>
          <w:b/>
          <w:sz w:val="32"/>
          <w:szCs w:val="32"/>
        </w:rPr>
        <w:br w:type="page"/>
      </w:r>
    </w:p>
    <w:p w:rsidR="00042EE7" w:rsidRDefault="00042EE7" w:rsidP="00042EE7">
      <w:pPr>
        <w:pStyle w:val="Titulo6"/>
      </w:pPr>
      <w:bookmarkStart w:id="223" w:name="_Toc246765914"/>
      <w:bookmarkStart w:id="224" w:name="_Toc332487403"/>
      <w:r w:rsidRPr="00D05C11">
        <w:lastRenderedPageBreak/>
        <w:t xml:space="preserve">Teste </w:t>
      </w:r>
      <w:r>
        <w:t>de Instalação</w:t>
      </w:r>
      <w:bookmarkEnd w:id="223"/>
      <w:bookmarkEnd w:id="224"/>
    </w:p>
    <w:tbl>
      <w:tblPr>
        <w:tblStyle w:val="Tabelacomgrade"/>
        <w:tblW w:w="15022" w:type="dxa"/>
        <w:tblLayout w:type="fixed"/>
        <w:tblLook w:val="04A0" w:firstRow="1" w:lastRow="0" w:firstColumn="1" w:lastColumn="0" w:noHBand="0" w:noVBand="1"/>
      </w:tblPr>
      <w:tblGrid>
        <w:gridCol w:w="1016"/>
        <w:gridCol w:w="1985"/>
        <w:gridCol w:w="289"/>
        <w:gridCol w:w="5890"/>
        <w:gridCol w:w="2908"/>
        <w:gridCol w:w="1166"/>
        <w:gridCol w:w="1768"/>
      </w:tblGrid>
      <w:tr w:rsidR="00042EE7" w:rsidRPr="004B72D5" w:rsidTr="005E623A">
        <w:trPr>
          <w:trHeight w:val="850"/>
        </w:trPr>
        <w:tc>
          <w:tcPr>
            <w:tcW w:w="15022"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7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28/04/2010 à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021"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890"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08"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r>
              <w:rPr>
                <w:sz w:val="24"/>
                <w:szCs w:val="24"/>
              </w:rPr>
              <w:t>1</w:t>
            </w:r>
          </w:p>
        </w:tc>
        <w:tc>
          <w:tcPr>
            <w:tcW w:w="2274" w:type="dxa"/>
            <w:gridSpan w:val="2"/>
          </w:tcPr>
          <w:p w:rsidR="00042EE7" w:rsidRPr="004B72D5" w:rsidRDefault="00042EE7" w:rsidP="005E623A">
            <w:pPr>
              <w:ind w:firstLine="0"/>
              <w:rPr>
                <w:sz w:val="24"/>
                <w:szCs w:val="24"/>
              </w:rPr>
            </w:pPr>
            <w:r>
              <w:rPr>
                <w:sz w:val="24"/>
                <w:szCs w:val="24"/>
              </w:rPr>
              <w:t>Instalação Celular</w:t>
            </w:r>
          </w:p>
        </w:tc>
        <w:tc>
          <w:tcPr>
            <w:tcW w:w="5890" w:type="dxa"/>
          </w:tcPr>
          <w:p w:rsidR="00042EE7" w:rsidRDefault="00042EE7" w:rsidP="00FB57A1">
            <w:pPr>
              <w:pStyle w:val="PargrafodaLista"/>
              <w:numPr>
                <w:ilvl w:val="0"/>
                <w:numId w:val="13"/>
              </w:numPr>
            </w:pPr>
            <w:r>
              <w:t>O usuário faz o download do aplicativo Java para celular(arquivo .jar)</w:t>
            </w:r>
          </w:p>
          <w:p w:rsidR="00042EE7" w:rsidRDefault="00042EE7" w:rsidP="00FB57A1">
            <w:pPr>
              <w:pStyle w:val="PargrafodaLista"/>
              <w:numPr>
                <w:ilvl w:val="0"/>
                <w:numId w:val="13"/>
              </w:numPr>
            </w:pPr>
            <w:r>
              <w:t>O usuário copia o arquivo para o celular</w:t>
            </w:r>
          </w:p>
          <w:p w:rsidR="00042EE7" w:rsidRPr="005973CA" w:rsidRDefault="00042EE7" w:rsidP="00FB57A1">
            <w:pPr>
              <w:pStyle w:val="PargrafodaLista"/>
              <w:numPr>
                <w:ilvl w:val="0"/>
                <w:numId w:val="13"/>
              </w:numPr>
            </w:pPr>
            <w:r>
              <w:t>O usuário acessa pelo celular</w:t>
            </w:r>
          </w:p>
        </w:tc>
        <w:tc>
          <w:tcPr>
            <w:tcW w:w="2908" w:type="dxa"/>
          </w:tcPr>
          <w:p w:rsidR="00042EE7" w:rsidRPr="004B72D5" w:rsidRDefault="00042EE7" w:rsidP="005E623A">
            <w:pPr>
              <w:ind w:firstLine="0"/>
              <w:rPr>
                <w:sz w:val="24"/>
                <w:szCs w:val="24"/>
              </w:rPr>
            </w:pPr>
            <w:r>
              <w:rPr>
                <w:sz w:val="24"/>
                <w:szCs w:val="24"/>
              </w:rPr>
              <w:t>O sistema é aberto diretamente no celular</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
        </w:tc>
        <w:tc>
          <w:tcPr>
            <w:tcW w:w="2274" w:type="dxa"/>
            <w:gridSpan w:val="2"/>
          </w:tcPr>
          <w:p w:rsidR="00042EE7" w:rsidRPr="004B72D5" w:rsidRDefault="00042EE7" w:rsidP="005E623A">
            <w:pPr>
              <w:ind w:firstLine="0"/>
              <w:rPr>
                <w:sz w:val="24"/>
                <w:szCs w:val="24"/>
              </w:rPr>
            </w:pPr>
          </w:p>
        </w:tc>
        <w:tc>
          <w:tcPr>
            <w:tcW w:w="5890" w:type="dxa"/>
          </w:tcPr>
          <w:p w:rsidR="00042EE7" w:rsidRPr="004B72D5" w:rsidRDefault="00042EE7" w:rsidP="005E623A">
            <w:pPr>
              <w:ind w:firstLine="0"/>
              <w:rPr>
                <w:sz w:val="24"/>
                <w:szCs w:val="24"/>
              </w:rPr>
            </w:pPr>
          </w:p>
        </w:tc>
        <w:tc>
          <w:tcPr>
            <w:tcW w:w="2908" w:type="dxa"/>
          </w:tcPr>
          <w:p w:rsidR="00042EE7" w:rsidRPr="004B72D5" w:rsidRDefault="00042EE7" w:rsidP="005E623A">
            <w:pPr>
              <w:ind w:firstLine="0"/>
              <w:rPr>
                <w:sz w:val="24"/>
                <w:szCs w:val="24"/>
              </w:rPr>
            </w:pPr>
          </w:p>
        </w:tc>
        <w:tc>
          <w:tcPr>
            <w:tcW w:w="1166" w:type="dxa"/>
          </w:tcPr>
          <w:p w:rsidR="00042EE7" w:rsidRPr="004B72D5" w:rsidRDefault="00042EE7" w:rsidP="005E623A">
            <w:pPr>
              <w:ind w:firstLine="0"/>
              <w:rPr>
                <w:sz w:val="24"/>
                <w:szCs w:val="24"/>
              </w:rPr>
            </w:pPr>
          </w:p>
        </w:tc>
        <w:tc>
          <w:tcPr>
            <w:tcW w:w="1768" w:type="dxa"/>
          </w:tcPr>
          <w:p w:rsidR="00042EE7" w:rsidRPr="004B72D5" w:rsidRDefault="00042EE7" w:rsidP="005E623A">
            <w:pPr>
              <w:ind w:firstLine="0"/>
              <w:rPr>
                <w:sz w:val="24"/>
                <w:szCs w:val="24"/>
              </w:rPr>
            </w:pPr>
          </w:p>
        </w:tc>
      </w:tr>
    </w:tbl>
    <w:p w:rsidR="00042EE7" w:rsidRDefault="00042EE7" w:rsidP="00042EE7">
      <w:pPr>
        <w:spacing w:line="240" w:lineRule="auto"/>
        <w:ind w:firstLine="0"/>
      </w:pPr>
    </w:p>
    <w:p w:rsidR="00097459" w:rsidRDefault="00097459">
      <w:pPr>
        <w:spacing w:after="200"/>
      </w:pPr>
    </w:p>
    <w:sectPr w:rsidR="00097459" w:rsidSect="00042EE7">
      <w:pgSz w:w="16838" w:h="11906" w:orient="landscape"/>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76D" w:rsidRDefault="00C1576D" w:rsidP="001E22A7">
      <w:r>
        <w:separator/>
      </w:r>
    </w:p>
  </w:endnote>
  <w:endnote w:type="continuationSeparator" w:id="0">
    <w:p w:rsidR="00C1576D" w:rsidRDefault="00C1576D" w:rsidP="001E2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6D" w:rsidRDefault="00C1576D">
    <w:pPr>
      <w:pStyle w:val="Rodap"/>
      <w:jc w:val="right"/>
    </w:pPr>
  </w:p>
  <w:p w:rsidR="00C1576D" w:rsidRDefault="00C1576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437591"/>
      <w:docPartObj>
        <w:docPartGallery w:val="Page Numbers (Bottom of Page)"/>
        <w:docPartUnique/>
      </w:docPartObj>
    </w:sdtPr>
    <w:sdtEndPr/>
    <w:sdtContent>
      <w:p w:rsidR="00C1576D" w:rsidRDefault="00C1576D">
        <w:pPr>
          <w:pStyle w:val="Rodap"/>
          <w:jc w:val="right"/>
        </w:pPr>
        <w:r>
          <w:fldChar w:fldCharType="begin"/>
        </w:r>
        <w:r>
          <w:instrText>PAGE   \* MERGEFORMAT</w:instrText>
        </w:r>
        <w:r>
          <w:fldChar w:fldCharType="separate"/>
        </w:r>
        <w:r w:rsidR="00FE58F8">
          <w:rPr>
            <w:noProof/>
          </w:rPr>
          <w:t>1</w:t>
        </w:r>
        <w:r>
          <w:fldChar w:fldCharType="end"/>
        </w:r>
      </w:p>
    </w:sdtContent>
  </w:sdt>
  <w:p w:rsidR="00C1576D" w:rsidRDefault="00C1576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76D" w:rsidRPr="00214C76" w:rsidRDefault="00C1576D" w:rsidP="00214C76">
      <w:pPr>
        <w:ind w:firstLine="0"/>
        <w:rPr>
          <w:b/>
          <w:sz w:val="20"/>
        </w:rPr>
      </w:pPr>
      <w:r w:rsidRPr="00214C76">
        <w:rPr>
          <w:b/>
          <w:sz w:val="20"/>
        </w:rPr>
        <w:separator/>
      </w:r>
    </w:p>
  </w:footnote>
  <w:footnote w:type="continuationSeparator" w:id="0">
    <w:p w:rsidR="00C1576D" w:rsidRDefault="00C1576D" w:rsidP="001E22A7">
      <w:r>
        <w:continuationSeparator/>
      </w:r>
    </w:p>
  </w:footnote>
  <w:footnote w:type="continuationNotice" w:id="1">
    <w:p w:rsidR="00C1576D" w:rsidRDefault="00C1576D">
      <w:pPr>
        <w:spacing w:line="240" w:lineRule="auto"/>
      </w:pPr>
    </w:p>
  </w:footnote>
  <w:footnote w:id="2">
    <w:p w:rsidR="00C1576D" w:rsidRPr="00BA646E" w:rsidRDefault="00C1576D">
      <w:pPr>
        <w:pStyle w:val="Textodenotaderodap"/>
      </w:pPr>
      <w:r>
        <w:rPr>
          <w:rStyle w:val="Refdenotaderodap"/>
        </w:rPr>
        <w:footnoteRef/>
      </w:r>
      <w:r>
        <w:t xml:space="preserve"> Tipo de codificação do envelope</w:t>
      </w:r>
    </w:p>
  </w:footnote>
  <w:footnote w:id="3">
    <w:p w:rsidR="00C1576D" w:rsidRPr="00BA646E" w:rsidRDefault="00C1576D">
      <w:pPr>
        <w:pStyle w:val="Textodenotaderodap"/>
      </w:pPr>
      <w:r>
        <w:rPr>
          <w:rStyle w:val="Refdenotaderodap"/>
        </w:rPr>
        <w:footnoteRef/>
      </w:r>
      <w:r>
        <w:t xml:space="preserve"> Tag que indica um envelope dentro do SOAP</w:t>
      </w:r>
    </w:p>
  </w:footnote>
  <w:footnote w:id="4">
    <w:p w:rsidR="00C1576D" w:rsidRPr="00BA646E" w:rsidRDefault="00C1576D">
      <w:pPr>
        <w:pStyle w:val="Textodenotaderodap"/>
      </w:pPr>
      <w:r>
        <w:rPr>
          <w:rStyle w:val="Refdenotaderodap"/>
        </w:rPr>
        <w:footnoteRef/>
      </w:r>
      <w:r>
        <w:t xml:space="preserve"> Tag que indica um erro definida no header do envelope</w:t>
      </w:r>
    </w:p>
  </w:footnote>
  <w:footnote w:id="5">
    <w:p w:rsidR="00C1576D" w:rsidRPr="00BA646E" w:rsidRDefault="00C1576D">
      <w:pPr>
        <w:pStyle w:val="Textodenotaderodap"/>
      </w:pPr>
      <w:r>
        <w:rPr>
          <w:rStyle w:val="Refdenotaderodap"/>
        </w:rPr>
        <w:footnoteRef/>
      </w:r>
      <w:r>
        <w:t xml:space="preserve"> Tag que indica um perfil de comunicação para quem está consumindo o webservice</w:t>
      </w:r>
    </w:p>
  </w:footnote>
  <w:footnote w:id="6">
    <w:p w:rsidR="00C1576D" w:rsidRPr="005B1EB6" w:rsidRDefault="00C1576D" w:rsidP="00A96C9F">
      <w:pPr>
        <w:pStyle w:val="Textodenotaderodap"/>
        <w:ind w:firstLine="0"/>
      </w:pPr>
      <w:r>
        <w:rPr>
          <w:rStyle w:val="Refdenotaderodap"/>
        </w:rPr>
        <w:footnoteRef/>
      </w:r>
      <w:r>
        <w:t xml:space="preserve"> </w:t>
      </w:r>
      <w:r>
        <w:rPr>
          <w:i/>
        </w:rPr>
        <w:t>Framework</w:t>
      </w:r>
      <w:r>
        <w:t xml:space="preserve"> (ou arcabouço) é uma abstração que une códigos comuns entre vários projetos de </w:t>
      </w:r>
      <w:r>
        <w:rPr>
          <w:i/>
        </w:rPr>
        <w:t>software</w:t>
      </w:r>
      <w:r>
        <w:t xml:space="preserve"> provendo uma funcionalidade genérica (Wikipedia, 2010).</w:t>
      </w:r>
    </w:p>
  </w:footnote>
  <w:footnote w:id="7">
    <w:p w:rsidR="00C1576D" w:rsidRDefault="00C1576D" w:rsidP="00BB3E08">
      <w:pPr>
        <w:pStyle w:val="Textodenotaderodap"/>
        <w:ind w:firstLine="0"/>
      </w:pPr>
      <w:r>
        <w:rPr>
          <w:rStyle w:val="Refdenotaderodap"/>
        </w:rPr>
        <w:footnoteRef/>
      </w:r>
      <w:r>
        <w:t xml:space="preserve"> É</w:t>
      </w:r>
      <w:r w:rsidRPr="00302DCE">
        <w:t xml:space="preserve"> um processo d</w:t>
      </w:r>
      <w:r>
        <w:t xml:space="preserve">e engenharia de software. </w:t>
      </w:r>
      <w:r w:rsidRPr="00302DCE">
        <w:t xml:space="preserve">Sua meta é garantir a produção de </w:t>
      </w:r>
      <w:r w:rsidRPr="00302DCE">
        <w:rPr>
          <w:i/>
        </w:rPr>
        <w:t>software</w:t>
      </w:r>
      <w:r w:rsidRPr="00302DCE">
        <w:t xml:space="preserve"> de alta qualidade que atenda às necessidades dos usuários dentro de um cronograma e orçamento previsíveis.</w:t>
      </w:r>
    </w:p>
  </w:footnote>
  <w:footnote w:id="8">
    <w:p w:rsidR="00C1576D" w:rsidRPr="003A3A1B" w:rsidRDefault="00C1576D" w:rsidP="003A3A1B">
      <w:pPr>
        <w:pStyle w:val="Textodenotaderodap"/>
        <w:ind w:firstLine="0"/>
      </w:pPr>
      <w:r>
        <w:rPr>
          <w:rStyle w:val="Refdenotaderodap"/>
        </w:rPr>
        <w:footnoteRef/>
      </w:r>
      <w:r>
        <w:t xml:space="preserve"> </w:t>
      </w:r>
      <w:r w:rsidRPr="003A3A1B">
        <w:t>O termo </w:t>
      </w:r>
      <w:r>
        <w:t>open source é um tipo de licença cujo sua definição indica que o software possui código aberto, tendo qualquer pessoa acesso a este código.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1992"/>
      <w:docPartObj>
        <w:docPartGallery w:val="Page Numbers (Top of Page)"/>
        <w:docPartUnique/>
      </w:docPartObj>
    </w:sdtPr>
    <w:sdtEndPr/>
    <w:sdtContent>
      <w:p w:rsidR="00C1576D" w:rsidRDefault="00C1576D">
        <w:pPr>
          <w:pStyle w:val="Cabealho"/>
          <w:jc w:val="right"/>
        </w:pPr>
        <w:r>
          <w:fldChar w:fldCharType="begin"/>
        </w:r>
        <w:r>
          <w:instrText xml:space="preserve"> PAGE   \* MERGEFORMAT </w:instrText>
        </w:r>
        <w:r>
          <w:fldChar w:fldCharType="separate"/>
        </w:r>
        <w:r w:rsidR="00FE58F8">
          <w:rPr>
            <w:noProof/>
          </w:rPr>
          <w:t>1</w:t>
        </w:r>
        <w:r>
          <w:rPr>
            <w:noProof/>
          </w:rPr>
          <w:fldChar w:fldCharType="end"/>
        </w:r>
      </w:p>
    </w:sdtContent>
  </w:sdt>
  <w:p w:rsidR="00C1576D" w:rsidRDefault="00C1576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56"/>
    <w:multiLevelType w:val="multilevel"/>
    <w:tmpl w:val="00000001"/>
    <w:name w:val="HTML-List51316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4E4D94"/>
    <w:multiLevelType w:val="multilevel"/>
    <w:tmpl w:val="00000001"/>
    <w:name w:val="HTML-List513166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4E4E30"/>
    <w:multiLevelType w:val="multilevel"/>
    <w:tmpl w:val="00000001"/>
    <w:name w:val="HTML-List51318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4E4E5F"/>
    <w:multiLevelType w:val="multilevel"/>
    <w:tmpl w:val="00000001"/>
    <w:name w:val="HTML-List51318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4E4EBC"/>
    <w:multiLevelType w:val="multilevel"/>
    <w:tmpl w:val="00000001"/>
    <w:name w:val="HTML-List513196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04E4EEB"/>
    <w:multiLevelType w:val="multilevel"/>
    <w:tmpl w:val="00000001"/>
    <w:name w:val="HTML-List51320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04E4F49"/>
    <w:multiLevelType w:val="multilevel"/>
    <w:tmpl w:val="00000001"/>
    <w:name w:val="HTML-List513210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04E4F68"/>
    <w:multiLevelType w:val="multilevel"/>
    <w:tmpl w:val="00000001"/>
    <w:name w:val="HTML-List513213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04E4F97"/>
    <w:multiLevelType w:val="multilevel"/>
    <w:tmpl w:val="00000001"/>
    <w:name w:val="HTML-List513218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04E4FC6"/>
    <w:multiLevelType w:val="multilevel"/>
    <w:tmpl w:val="00000001"/>
    <w:name w:val="HTML-List513223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04E5033"/>
    <w:multiLevelType w:val="multilevel"/>
    <w:tmpl w:val="00000001"/>
    <w:name w:val="HTML-List513233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4E5090"/>
    <w:multiLevelType w:val="multilevel"/>
    <w:tmpl w:val="00000001"/>
    <w:name w:val="HTML-List51324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04E50BF"/>
    <w:multiLevelType w:val="multilevel"/>
    <w:tmpl w:val="00000001"/>
    <w:name w:val="HTML-List513247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004E50EE"/>
    <w:multiLevelType w:val="multilevel"/>
    <w:tmpl w:val="00000001"/>
    <w:name w:val="HTML-List513252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004E511D"/>
    <w:multiLevelType w:val="multilevel"/>
    <w:tmpl w:val="00000001"/>
    <w:name w:val="HTML-List51325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004E518A"/>
    <w:multiLevelType w:val="multilevel"/>
    <w:tmpl w:val="00000001"/>
    <w:name w:val="HTML-List51326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004E51B9"/>
    <w:multiLevelType w:val="multilevel"/>
    <w:tmpl w:val="00000001"/>
    <w:name w:val="HTML-List513272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004E51E8"/>
    <w:multiLevelType w:val="multilevel"/>
    <w:tmpl w:val="00000001"/>
    <w:name w:val="HTML-List513277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004E5216"/>
    <w:multiLevelType w:val="multilevel"/>
    <w:tmpl w:val="00000001"/>
    <w:name w:val="HTML-List51328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004E5284"/>
    <w:multiLevelType w:val="multilevel"/>
    <w:tmpl w:val="00000001"/>
    <w:name w:val="HTML-List51329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004E52A3"/>
    <w:multiLevelType w:val="multilevel"/>
    <w:tmpl w:val="00000001"/>
    <w:name w:val="HTML-List513296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004E5300"/>
    <w:multiLevelType w:val="multilevel"/>
    <w:tmpl w:val="00000001"/>
    <w:name w:val="HTML-List51330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004E535E"/>
    <w:multiLevelType w:val="multilevel"/>
    <w:tmpl w:val="00000001"/>
    <w:name w:val="HTML-List513315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004E539C"/>
    <w:multiLevelType w:val="multilevel"/>
    <w:tmpl w:val="00000001"/>
    <w:name w:val="HTML-List513321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004E53FA"/>
    <w:multiLevelType w:val="multilevel"/>
    <w:tmpl w:val="00000001"/>
    <w:name w:val="HTML-List51333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04E5458"/>
    <w:multiLevelType w:val="multilevel"/>
    <w:tmpl w:val="00000001"/>
    <w:name w:val="HTML-List513340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004E5486"/>
    <w:multiLevelType w:val="multilevel"/>
    <w:tmpl w:val="00000001"/>
    <w:name w:val="HTML-List51334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004E54E4"/>
    <w:multiLevelType w:val="multilevel"/>
    <w:tmpl w:val="00000001"/>
    <w:name w:val="HTML-List513354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004E5561"/>
    <w:multiLevelType w:val="multilevel"/>
    <w:tmpl w:val="00000001"/>
    <w:name w:val="HTML-List513366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075872F1"/>
    <w:multiLevelType w:val="hybridMultilevel"/>
    <w:tmpl w:val="AEC8AF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E691345"/>
    <w:multiLevelType w:val="hybridMultilevel"/>
    <w:tmpl w:val="90CA43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1">
    <w:nsid w:val="0ECD0154"/>
    <w:multiLevelType w:val="hybridMultilevel"/>
    <w:tmpl w:val="5882D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02D32F7"/>
    <w:multiLevelType w:val="hybridMultilevel"/>
    <w:tmpl w:val="EA9AC0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10757A13"/>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11A50A6A"/>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13140CB8"/>
    <w:multiLevelType w:val="hybridMultilevel"/>
    <w:tmpl w:val="073E50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133226E4"/>
    <w:multiLevelType w:val="hybridMultilevel"/>
    <w:tmpl w:val="795AE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1841256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199A6D89"/>
    <w:multiLevelType w:val="hybridMultilevel"/>
    <w:tmpl w:val="13D668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1CF52071"/>
    <w:multiLevelType w:val="hybridMultilevel"/>
    <w:tmpl w:val="031458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22CD5CA2"/>
    <w:multiLevelType w:val="hybridMultilevel"/>
    <w:tmpl w:val="D7B4C5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29F01F3E"/>
    <w:multiLevelType w:val="hybridMultilevel"/>
    <w:tmpl w:val="9E92C4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36325039"/>
    <w:multiLevelType w:val="hybridMultilevel"/>
    <w:tmpl w:val="FE2ECAD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3">
    <w:nsid w:val="387238F8"/>
    <w:multiLevelType w:val="hybridMultilevel"/>
    <w:tmpl w:val="6D0A8B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4">
    <w:nsid w:val="3FF30AE8"/>
    <w:multiLevelType w:val="hybridMultilevel"/>
    <w:tmpl w:val="0F9AFB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5">
    <w:nsid w:val="40DD1F09"/>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40E30AAC"/>
    <w:multiLevelType w:val="hybridMultilevel"/>
    <w:tmpl w:val="AD1457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41D41CB7"/>
    <w:multiLevelType w:val="hybridMultilevel"/>
    <w:tmpl w:val="5BCE43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437C2BA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75555F8"/>
    <w:multiLevelType w:val="hybridMultilevel"/>
    <w:tmpl w:val="BFDAC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490500B9"/>
    <w:multiLevelType w:val="hybridMultilevel"/>
    <w:tmpl w:val="988820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nsid w:val="4A05615B"/>
    <w:multiLevelType w:val="hybridMultilevel"/>
    <w:tmpl w:val="70888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2">
    <w:nsid w:val="53A64F65"/>
    <w:multiLevelType w:val="hybridMultilevel"/>
    <w:tmpl w:val="BC3E10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5BC435D"/>
    <w:multiLevelType w:val="hybridMultilevel"/>
    <w:tmpl w:val="0E1A7A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4">
    <w:nsid w:val="56553F4C"/>
    <w:multiLevelType w:val="hybridMultilevel"/>
    <w:tmpl w:val="0B2E3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5722735E"/>
    <w:multiLevelType w:val="hybridMultilevel"/>
    <w:tmpl w:val="798C7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589B6FF0"/>
    <w:multiLevelType w:val="hybridMultilevel"/>
    <w:tmpl w:val="C3D45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5C1725D6"/>
    <w:multiLevelType w:val="hybridMultilevel"/>
    <w:tmpl w:val="61882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1043032"/>
    <w:multiLevelType w:val="hybridMultilevel"/>
    <w:tmpl w:val="46127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62120544"/>
    <w:multiLevelType w:val="hybridMultilevel"/>
    <w:tmpl w:val="7154F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0">
    <w:nsid w:val="67254970"/>
    <w:multiLevelType w:val="hybridMultilevel"/>
    <w:tmpl w:val="1BD6308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1">
    <w:nsid w:val="6B6B320B"/>
    <w:multiLevelType w:val="hybridMultilevel"/>
    <w:tmpl w:val="CBA8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nsid w:val="76322654"/>
    <w:multiLevelType w:val="hybridMultilevel"/>
    <w:tmpl w:val="716461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nsid w:val="7E4C0B95"/>
    <w:multiLevelType w:val="hybridMultilevel"/>
    <w:tmpl w:val="1F182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8"/>
  </w:num>
  <w:num w:numId="2">
    <w:abstractNumId w:val="31"/>
  </w:num>
  <w:num w:numId="3">
    <w:abstractNumId w:val="49"/>
  </w:num>
  <w:num w:numId="4">
    <w:abstractNumId w:val="54"/>
  </w:num>
  <w:num w:numId="5">
    <w:abstractNumId w:val="32"/>
  </w:num>
  <w:num w:numId="6">
    <w:abstractNumId w:val="44"/>
  </w:num>
  <w:num w:numId="7">
    <w:abstractNumId w:val="63"/>
  </w:num>
  <w:num w:numId="8">
    <w:abstractNumId w:val="30"/>
  </w:num>
  <w:num w:numId="9">
    <w:abstractNumId w:val="59"/>
  </w:num>
  <w:num w:numId="10">
    <w:abstractNumId w:val="53"/>
  </w:num>
  <w:num w:numId="11">
    <w:abstractNumId w:val="36"/>
  </w:num>
  <w:num w:numId="12">
    <w:abstractNumId w:val="55"/>
  </w:num>
  <w:num w:numId="13">
    <w:abstractNumId w:val="62"/>
  </w:num>
  <w:num w:numId="14">
    <w:abstractNumId w:val="45"/>
  </w:num>
  <w:num w:numId="15">
    <w:abstractNumId w:val="34"/>
  </w:num>
  <w:num w:numId="16">
    <w:abstractNumId w:val="47"/>
  </w:num>
  <w:num w:numId="17">
    <w:abstractNumId w:val="48"/>
  </w:num>
  <w:num w:numId="18">
    <w:abstractNumId w:val="37"/>
  </w:num>
  <w:num w:numId="19">
    <w:abstractNumId w:val="56"/>
  </w:num>
  <w:num w:numId="20">
    <w:abstractNumId w:val="61"/>
  </w:num>
  <w:num w:numId="21">
    <w:abstractNumId w:val="46"/>
  </w:num>
  <w:num w:numId="22">
    <w:abstractNumId w:val="35"/>
  </w:num>
  <w:num w:numId="23">
    <w:abstractNumId w:val="50"/>
  </w:num>
  <w:num w:numId="24">
    <w:abstractNumId w:val="52"/>
  </w:num>
  <w:num w:numId="25">
    <w:abstractNumId w:val="57"/>
  </w:num>
  <w:num w:numId="26">
    <w:abstractNumId w:val="39"/>
  </w:num>
  <w:num w:numId="27">
    <w:abstractNumId w:val="41"/>
  </w:num>
  <w:num w:numId="28">
    <w:abstractNumId w:val="40"/>
  </w:num>
  <w:num w:numId="29">
    <w:abstractNumId w:val="38"/>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33"/>
  </w:num>
  <w:num w:numId="60">
    <w:abstractNumId w:val="60"/>
  </w:num>
  <w:num w:numId="61">
    <w:abstractNumId w:val="51"/>
  </w:num>
  <w:num w:numId="62">
    <w:abstractNumId w:val="42"/>
  </w:num>
  <w:num w:numId="63">
    <w:abstractNumId w:val="29"/>
  </w:num>
  <w:num w:numId="64">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hyphenationZone w:val="425"/>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
  <w:rsids>
    <w:rsidRoot w:val="008E010B"/>
    <w:rsid w:val="000039E8"/>
    <w:rsid w:val="00006CFA"/>
    <w:rsid w:val="00011DC4"/>
    <w:rsid w:val="00012EA1"/>
    <w:rsid w:val="00013838"/>
    <w:rsid w:val="0002094A"/>
    <w:rsid w:val="00021DF7"/>
    <w:rsid w:val="00022ACF"/>
    <w:rsid w:val="00022CBE"/>
    <w:rsid w:val="000235A8"/>
    <w:rsid w:val="00024E61"/>
    <w:rsid w:val="00026963"/>
    <w:rsid w:val="00036A08"/>
    <w:rsid w:val="00037214"/>
    <w:rsid w:val="00042B7E"/>
    <w:rsid w:val="00042EE7"/>
    <w:rsid w:val="000446B6"/>
    <w:rsid w:val="00044A72"/>
    <w:rsid w:val="000455F3"/>
    <w:rsid w:val="0005183F"/>
    <w:rsid w:val="0005221B"/>
    <w:rsid w:val="0005469C"/>
    <w:rsid w:val="00057887"/>
    <w:rsid w:val="000611BF"/>
    <w:rsid w:val="00063CA2"/>
    <w:rsid w:val="0007727A"/>
    <w:rsid w:val="00077938"/>
    <w:rsid w:val="00077A09"/>
    <w:rsid w:val="00080563"/>
    <w:rsid w:val="00081E21"/>
    <w:rsid w:val="000832A8"/>
    <w:rsid w:val="00083336"/>
    <w:rsid w:val="00086B32"/>
    <w:rsid w:val="000872C2"/>
    <w:rsid w:val="0009198D"/>
    <w:rsid w:val="00094340"/>
    <w:rsid w:val="00097296"/>
    <w:rsid w:val="00097459"/>
    <w:rsid w:val="0009786B"/>
    <w:rsid w:val="000A0918"/>
    <w:rsid w:val="000A1F9B"/>
    <w:rsid w:val="000A6B94"/>
    <w:rsid w:val="000A6D17"/>
    <w:rsid w:val="000A7442"/>
    <w:rsid w:val="000B010F"/>
    <w:rsid w:val="000B4ABC"/>
    <w:rsid w:val="000C061B"/>
    <w:rsid w:val="000C3A74"/>
    <w:rsid w:val="000C47CB"/>
    <w:rsid w:val="000C6932"/>
    <w:rsid w:val="000D1871"/>
    <w:rsid w:val="000D2200"/>
    <w:rsid w:val="000D286B"/>
    <w:rsid w:val="000D3B7B"/>
    <w:rsid w:val="000E2672"/>
    <w:rsid w:val="000E3641"/>
    <w:rsid w:val="000E4642"/>
    <w:rsid w:val="000E51CF"/>
    <w:rsid w:val="000F337F"/>
    <w:rsid w:val="001009A6"/>
    <w:rsid w:val="001018B6"/>
    <w:rsid w:val="00104A20"/>
    <w:rsid w:val="00110413"/>
    <w:rsid w:val="00110B99"/>
    <w:rsid w:val="001141B9"/>
    <w:rsid w:val="00116978"/>
    <w:rsid w:val="00116C98"/>
    <w:rsid w:val="00120AF5"/>
    <w:rsid w:val="001215C7"/>
    <w:rsid w:val="00125702"/>
    <w:rsid w:val="00125C90"/>
    <w:rsid w:val="00130554"/>
    <w:rsid w:val="00131579"/>
    <w:rsid w:val="001316E9"/>
    <w:rsid w:val="00131B2D"/>
    <w:rsid w:val="00131F2E"/>
    <w:rsid w:val="00132280"/>
    <w:rsid w:val="00132A3A"/>
    <w:rsid w:val="00134CE6"/>
    <w:rsid w:val="00135611"/>
    <w:rsid w:val="00135C76"/>
    <w:rsid w:val="00136D2E"/>
    <w:rsid w:val="00137500"/>
    <w:rsid w:val="00137CC2"/>
    <w:rsid w:val="00137F90"/>
    <w:rsid w:val="001479A1"/>
    <w:rsid w:val="00152A0D"/>
    <w:rsid w:val="00152B86"/>
    <w:rsid w:val="00153C8B"/>
    <w:rsid w:val="00153CDE"/>
    <w:rsid w:val="00153F9E"/>
    <w:rsid w:val="00154E9C"/>
    <w:rsid w:val="00155C0B"/>
    <w:rsid w:val="00164656"/>
    <w:rsid w:val="00165812"/>
    <w:rsid w:val="00166308"/>
    <w:rsid w:val="00166722"/>
    <w:rsid w:val="00166F3B"/>
    <w:rsid w:val="00167B9F"/>
    <w:rsid w:val="001706E8"/>
    <w:rsid w:val="00172533"/>
    <w:rsid w:val="0017296D"/>
    <w:rsid w:val="00173104"/>
    <w:rsid w:val="00173312"/>
    <w:rsid w:val="001737D4"/>
    <w:rsid w:val="001774C8"/>
    <w:rsid w:val="00177D6D"/>
    <w:rsid w:val="0018066C"/>
    <w:rsid w:val="001847B2"/>
    <w:rsid w:val="00190C7E"/>
    <w:rsid w:val="00193B70"/>
    <w:rsid w:val="001962A2"/>
    <w:rsid w:val="001A100E"/>
    <w:rsid w:val="001A13FA"/>
    <w:rsid w:val="001B3781"/>
    <w:rsid w:val="001B4A1A"/>
    <w:rsid w:val="001B4E5F"/>
    <w:rsid w:val="001B69F5"/>
    <w:rsid w:val="001C1198"/>
    <w:rsid w:val="001C27FD"/>
    <w:rsid w:val="001C4D29"/>
    <w:rsid w:val="001D1995"/>
    <w:rsid w:val="001D1C3C"/>
    <w:rsid w:val="001D3EBB"/>
    <w:rsid w:val="001D4665"/>
    <w:rsid w:val="001D5FA4"/>
    <w:rsid w:val="001D60BC"/>
    <w:rsid w:val="001D7152"/>
    <w:rsid w:val="001E174B"/>
    <w:rsid w:val="001E22A7"/>
    <w:rsid w:val="001E4FFD"/>
    <w:rsid w:val="001F0FE9"/>
    <w:rsid w:val="001F20BC"/>
    <w:rsid w:val="001F366D"/>
    <w:rsid w:val="002001E9"/>
    <w:rsid w:val="002003D4"/>
    <w:rsid w:val="00205C12"/>
    <w:rsid w:val="002117E2"/>
    <w:rsid w:val="00214C76"/>
    <w:rsid w:val="00217EFC"/>
    <w:rsid w:val="0022565A"/>
    <w:rsid w:val="00226136"/>
    <w:rsid w:val="0023172A"/>
    <w:rsid w:val="00232203"/>
    <w:rsid w:val="002339B9"/>
    <w:rsid w:val="00236900"/>
    <w:rsid w:val="0024072E"/>
    <w:rsid w:val="00241C28"/>
    <w:rsid w:val="00241C75"/>
    <w:rsid w:val="002426F5"/>
    <w:rsid w:val="002437F1"/>
    <w:rsid w:val="00243D62"/>
    <w:rsid w:val="00254FDD"/>
    <w:rsid w:val="00257E28"/>
    <w:rsid w:val="00262136"/>
    <w:rsid w:val="00262623"/>
    <w:rsid w:val="00263B87"/>
    <w:rsid w:val="00264134"/>
    <w:rsid w:val="00265BEF"/>
    <w:rsid w:val="00266B74"/>
    <w:rsid w:val="00271078"/>
    <w:rsid w:val="0027167A"/>
    <w:rsid w:val="0027241C"/>
    <w:rsid w:val="00272AB8"/>
    <w:rsid w:val="00280509"/>
    <w:rsid w:val="0028671C"/>
    <w:rsid w:val="002868F3"/>
    <w:rsid w:val="00287190"/>
    <w:rsid w:val="00290267"/>
    <w:rsid w:val="00290F48"/>
    <w:rsid w:val="0029190B"/>
    <w:rsid w:val="002919A8"/>
    <w:rsid w:val="00297445"/>
    <w:rsid w:val="002A0B91"/>
    <w:rsid w:val="002A35D2"/>
    <w:rsid w:val="002A6A2D"/>
    <w:rsid w:val="002B0875"/>
    <w:rsid w:val="002B261E"/>
    <w:rsid w:val="002B5F0F"/>
    <w:rsid w:val="002B7891"/>
    <w:rsid w:val="002C1B18"/>
    <w:rsid w:val="002C785D"/>
    <w:rsid w:val="002D039C"/>
    <w:rsid w:val="002D05DE"/>
    <w:rsid w:val="002D2E79"/>
    <w:rsid w:val="002D4312"/>
    <w:rsid w:val="002D4513"/>
    <w:rsid w:val="002E01E7"/>
    <w:rsid w:val="002E0B2B"/>
    <w:rsid w:val="002F0906"/>
    <w:rsid w:val="002F324C"/>
    <w:rsid w:val="002F3552"/>
    <w:rsid w:val="002F78A2"/>
    <w:rsid w:val="00302674"/>
    <w:rsid w:val="00302DCE"/>
    <w:rsid w:val="003041BF"/>
    <w:rsid w:val="00307C7A"/>
    <w:rsid w:val="00310BB0"/>
    <w:rsid w:val="0031278D"/>
    <w:rsid w:val="00313DC6"/>
    <w:rsid w:val="00314FE9"/>
    <w:rsid w:val="00317302"/>
    <w:rsid w:val="00320450"/>
    <w:rsid w:val="003219B9"/>
    <w:rsid w:val="00323853"/>
    <w:rsid w:val="0033073E"/>
    <w:rsid w:val="003309F8"/>
    <w:rsid w:val="003331BD"/>
    <w:rsid w:val="003342AD"/>
    <w:rsid w:val="0033436D"/>
    <w:rsid w:val="00337AA7"/>
    <w:rsid w:val="00344C07"/>
    <w:rsid w:val="00352F27"/>
    <w:rsid w:val="00353B35"/>
    <w:rsid w:val="003565A1"/>
    <w:rsid w:val="00357795"/>
    <w:rsid w:val="00357EF4"/>
    <w:rsid w:val="003612DA"/>
    <w:rsid w:val="003615C8"/>
    <w:rsid w:val="003647E3"/>
    <w:rsid w:val="00365C9E"/>
    <w:rsid w:val="00365E01"/>
    <w:rsid w:val="00366EE3"/>
    <w:rsid w:val="00371959"/>
    <w:rsid w:val="00374156"/>
    <w:rsid w:val="003748D8"/>
    <w:rsid w:val="00374E2C"/>
    <w:rsid w:val="003750A5"/>
    <w:rsid w:val="00375CA9"/>
    <w:rsid w:val="00376127"/>
    <w:rsid w:val="0038022C"/>
    <w:rsid w:val="00381179"/>
    <w:rsid w:val="0038549E"/>
    <w:rsid w:val="00385995"/>
    <w:rsid w:val="003933E5"/>
    <w:rsid w:val="003A189C"/>
    <w:rsid w:val="003A1BB8"/>
    <w:rsid w:val="003A23EC"/>
    <w:rsid w:val="003A26C1"/>
    <w:rsid w:val="003A27BD"/>
    <w:rsid w:val="003A3A1B"/>
    <w:rsid w:val="003A400D"/>
    <w:rsid w:val="003A63FB"/>
    <w:rsid w:val="003A7594"/>
    <w:rsid w:val="003A77F5"/>
    <w:rsid w:val="003B00B0"/>
    <w:rsid w:val="003B08B2"/>
    <w:rsid w:val="003B0BB5"/>
    <w:rsid w:val="003B10D4"/>
    <w:rsid w:val="003B6491"/>
    <w:rsid w:val="003B6DAC"/>
    <w:rsid w:val="003B729A"/>
    <w:rsid w:val="003C2D28"/>
    <w:rsid w:val="003C5E83"/>
    <w:rsid w:val="003D108B"/>
    <w:rsid w:val="003D2F0C"/>
    <w:rsid w:val="003D47C2"/>
    <w:rsid w:val="003E6544"/>
    <w:rsid w:val="003F4694"/>
    <w:rsid w:val="003F55B8"/>
    <w:rsid w:val="003F71A2"/>
    <w:rsid w:val="003F727D"/>
    <w:rsid w:val="00401C7D"/>
    <w:rsid w:val="00402AFC"/>
    <w:rsid w:val="00403089"/>
    <w:rsid w:val="00403EAA"/>
    <w:rsid w:val="00403FEF"/>
    <w:rsid w:val="00411492"/>
    <w:rsid w:val="00411FA7"/>
    <w:rsid w:val="004128F7"/>
    <w:rsid w:val="004130A4"/>
    <w:rsid w:val="004140E6"/>
    <w:rsid w:val="004153B0"/>
    <w:rsid w:val="00415428"/>
    <w:rsid w:val="0041674C"/>
    <w:rsid w:val="004168CC"/>
    <w:rsid w:val="0042290A"/>
    <w:rsid w:val="00430F37"/>
    <w:rsid w:val="00431761"/>
    <w:rsid w:val="00432FF5"/>
    <w:rsid w:val="004431EA"/>
    <w:rsid w:val="004441B3"/>
    <w:rsid w:val="0044479A"/>
    <w:rsid w:val="00451140"/>
    <w:rsid w:val="004524DF"/>
    <w:rsid w:val="00453129"/>
    <w:rsid w:val="00455FD0"/>
    <w:rsid w:val="00462A48"/>
    <w:rsid w:val="00462DA9"/>
    <w:rsid w:val="00466836"/>
    <w:rsid w:val="004736BF"/>
    <w:rsid w:val="00477AE2"/>
    <w:rsid w:val="00483687"/>
    <w:rsid w:val="00485683"/>
    <w:rsid w:val="004864BD"/>
    <w:rsid w:val="0049188D"/>
    <w:rsid w:val="00492007"/>
    <w:rsid w:val="00492C7B"/>
    <w:rsid w:val="00494B7D"/>
    <w:rsid w:val="00497429"/>
    <w:rsid w:val="00497F75"/>
    <w:rsid w:val="004A0A68"/>
    <w:rsid w:val="004A4790"/>
    <w:rsid w:val="004A779E"/>
    <w:rsid w:val="004B1FE8"/>
    <w:rsid w:val="004B4F55"/>
    <w:rsid w:val="004B4F9F"/>
    <w:rsid w:val="004B6B5A"/>
    <w:rsid w:val="004B76C2"/>
    <w:rsid w:val="004B7B95"/>
    <w:rsid w:val="004C0B7B"/>
    <w:rsid w:val="004C24D9"/>
    <w:rsid w:val="004C2DBA"/>
    <w:rsid w:val="004C50D1"/>
    <w:rsid w:val="004C5AA0"/>
    <w:rsid w:val="004D0CF0"/>
    <w:rsid w:val="004D16C0"/>
    <w:rsid w:val="004D30BF"/>
    <w:rsid w:val="004D5909"/>
    <w:rsid w:val="004D6B95"/>
    <w:rsid w:val="004D7F56"/>
    <w:rsid w:val="004D7FC8"/>
    <w:rsid w:val="004E0456"/>
    <w:rsid w:val="004E2C14"/>
    <w:rsid w:val="004E30F7"/>
    <w:rsid w:val="004E67B5"/>
    <w:rsid w:val="004E7D64"/>
    <w:rsid w:val="004F3C1F"/>
    <w:rsid w:val="004F5485"/>
    <w:rsid w:val="00500D03"/>
    <w:rsid w:val="00503BC0"/>
    <w:rsid w:val="00503F62"/>
    <w:rsid w:val="005047B7"/>
    <w:rsid w:val="00504B4F"/>
    <w:rsid w:val="00505644"/>
    <w:rsid w:val="005062E1"/>
    <w:rsid w:val="005130A1"/>
    <w:rsid w:val="00513B56"/>
    <w:rsid w:val="00525A40"/>
    <w:rsid w:val="00527CB3"/>
    <w:rsid w:val="00530537"/>
    <w:rsid w:val="00543597"/>
    <w:rsid w:val="00545115"/>
    <w:rsid w:val="00546F5C"/>
    <w:rsid w:val="00550B90"/>
    <w:rsid w:val="005522B3"/>
    <w:rsid w:val="00552621"/>
    <w:rsid w:val="00554773"/>
    <w:rsid w:val="00557216"/>
    <w:rsid w:val="00557AC2"/>
    <w:rsid w:val="0056108E"/>
    <w:rsid w:val="00561A55"/>
    <w:rsid w:val="005741A0"/>
    <w:rsid w:val="005755AF"/>
    <w:rsid w:val="00575663"/>
    <w:rsid w:val="00575C51"/>
    <w:rsid w:val="00581126"/>
    <w:rsid w:val="00581EEB"/>
    <w:rsid w:val="005833E1"/>
    <w:rsid w:val="005876C1"/>
    <w:rsid w:val="00590E64"/>
    <w:rsid w:val="00592672"/>
    <w:rsid w:val="00592B7D"/>
    <w:rsid w:val="0059321C"/>
    <w:rsid w:val="00593462"/>
    <w:rsid w:val="00594538"/>
    <w:rsid w:val="0059616B"/>
    <w:rsid w:val="005972F8"/>
    <w:rsid w:val="005A431C"/>
    <w:rsid w:val="005A6226"/>
    <w:rsid w:val="005B0158"/>
    <w:rsid w:val="005B10EC"/>
    <w:rsid w:val="005B1EB6"/>
    <w:rsid w:val="005B3D57"/>
    <w:rsid w:val="005B448F"/>
    <w:rsid w:val="005B57D1"/>
    <w:rsid w:val="005B5B03"/>
    <w:rsid w:val="005B5ED1"/>
    <w:rsid w:val="005B7A55"/>
    <w:rsid w:val="005C04FB"/>
    <w:rsid w:val="005C134D"/>
    <w:rsid w:val="005C15AB"/>
    <w:rsid w:val="005C2092"/>
    <w:rsid w:val="005C5D8A"/>
    <w:rsid w:val="005D1D6B"/>
    <w:rsid w:val="005D4509"/>
    <w:rsid w:val="005D4B7D"/>
    <w:rsid w:val="005D4C90"/>
    <w:rsid w:val="005D6534"/>
    <w:rsid w:val="005D76AA"/>
    <w:rsid w:val="005E166E"/>
    <w:rsid w:val="005E4DF7"/>
    <w:rsid w:val="005E5148"/>
    <w:rsid w:val="005E623A"/>
    <w:rsid w:val="005E7104"/>
    <w:rsid w:val="005E795A"/>
    <w:rsid w:val="005F03F0"/>
    <w:rsid w:val="005F1D48"/>
    <w:rsid w:val="005F638D"/>
    <w:rsid w:val="005F6A11"/>
    <w:rsid w:val="006014CC"/>
    <w:rsid w:val="0060432E"/>
    <w:rsid w:val="00612125"/>
    <w:rsid w:val="00614D80"/>
    <w:rsid w:val="00615193"/>
    <w:rsid w:val="00615868"/>
    <w:rsid w:val="0061601F"/>
    <w:rsid w:val="00616628"/>
    <w:rsid w:val="006166B2"/>
    <w:rsid w:val="0061790F"/>
    <w:rsid w:val="00621B09"/>
    <w:rsid w:val="00622844"/>
    <w:rsid w:val="00622DD3"/>
    <w:rsid w:val="00627661"/>
    <w:rsid w:val="00633BCC"/>
    <w:rsid w:val="006347E2"/>
    <w:rsid w:val="006360DD"/>
    <w:rsid w:val="006369F9"/>
    <w:rsid w:val="00640DC8"/>
    <w:rsid w:val="006504A2"/>
    <w:rsid w:val="00650EF3"/>
    <w:rsid w:val="00655C7F"/>
    <w:rsid w:val="00656A29"/>
    <w:rsid w:val="00657757"/>
    <w:rsid w:val="00660962"/>
    <w:rsid w:val="00663806"/>
    <w:rsid w:val="0066520A"/>
    <w:rsid w:val="006662B5"/>
    <w:rsid w:val="00666D55"/>
    <w:rsid w:val="00671BFA"/>
    <w:rsid w:val="00671F80"/>
    <w:rsid w:val="00680681"/>
    <w:rsid w:val="00681389"/>
    <w:rsid w:val="00682362"/>
    <w:rsid w:val="00682D3A"/>
    <w:rsid w:val="00682DFC"/>
    <w:rsid w:val="00685661"/>
    <w:rsid w:val="006872C1"/>
    <w:rsid w:val="00691CB0"/>
    <w:rsid w:val="0069389E"/>
    <w:rsid w:val="00696C5B"/>
    <w:rsid w:val="00697C7B"/>
    <w:rsid w:val="006A10C8"/>
    <w:rsid w:val="006A66F4"/>
    <w:rsid w:val="006A6848"/>
    <w:rsid w:val="006A76F4"/>
    <w:rsid w:val="006A7A54"/>
    <w:rsid w:val="006B2EAD"/>
    <w:rsid w:val="006B643F"/>
    <w:rsid w:val="006C1749"/>
    <w:rsid w:val="006C5958"/>
    <w:rsid w:val="006C78D7"/>
    <w:rsid w:val="006D1BC5"/>
    <w:rsid w:val="006D2A0E"/>
    <w:rsid w:val="006E46E2"/>
    <w:rsid w:val="006E6B4D"/>
    <w:rsid w:val="006F6E20"/>
    <w:rsid w:val="006F7518"/>
    <w:rsid w:val="00700848"/>
    <w:rsid w:val="00700BD8"/>
    <w:rsid w:val="00700ED3"/>
    <w:rsid w:val="00701166"/>
    <w:rsid w:val="0070435A"/>
    <w:rsid w:val="00705415"/>
    <w:rsid w:val="00706D7B"/>
    <w:rsid w:val="00707A59"/>
    <w:rsid w:val="00717B80"/>
    <w:rsid w:val="00717DFC"/>
    <w:rsid w:val="00722C21"/>
    <w:rsid w:val="0072754C"/>
    <w:rsid w:val="007300F5"/>
    <w:rsid w:val="00732834"/>
    <w:rsid w:val="00736DB3"/>
    <w:rsid w:val="0074006A"/>
    <w:rsid w:val="007413AF"/>
    <w:rsid w:val="0074155A"/>
    <w:rsid w:val="00742381"/>
    <w:rsid w:val="00744FB7"/>
    <w:rsid w:val="0074690D"/>
    <w:rsid w:val="007478F6"/>
    <w:rsid w:val="00750AD2"/>
    <w:rsid w:val="00751658"/>
    <w:rsid w:val="0075269A"/>
    <w:rsid w:val="0075665D"/>
    <w:rsid w:val="007566A7"/>
    <w:rsid w:val="00756851"/>
    <w:rsid w:val="007620FD"/>
    <w:rsid w:val="00762DF5"/>
    <w:rsid w:val="00763239"/>
    <w:rsid w:val="00767B7E"/>
    <w:rsid w:val="00770191"/>
    <w:rsid w:val="00771E2C"/>
    <w:rsid w:val="0077504B"/>
    <w:rsid w:val="00776BA5"/>
    <w:rsid w:val="007803C1"/>
    <w:rsid w:val="00780D7D"/>
    <w:rsid w:val="00782504"/>
    <w:rsid w:val="00784461"/>
    <w:rsid w:val="007871DF"/>
    <w:rsid w:val="0079566E"/>
    <w:rsid w:val="007959CC"/>
    <w:rsid w:val="00795EE8"/>
    <w:rsid w:val="007A0038"/>
    <w:rsid w:val="007A18BC"/>
    <w:rsid w:val="007A4972"/>
    <w:rsid w:val="007A6116"/>
    <w:rsid w:val="007A63C9"/>
    <w:rsid w:val="007B1103"/>
    <w:rsid w:val="007B27D9"/>
    <w:rsid w:val="007B34A7"/>
    <w:rsid w:val="007B4651"/>
    <w:rsid w:val="007B5493"/>
    <w:rsid w:val="007B722C"/>
    <w:rsid w:val="007C49AB"/>
    <w:rsid w:val="007C6BA9"/>
    <w:rsid w:val="007C7224"/>
    <w:rsid w:val="007D2C0F"/>
    <w:rsid w:val="007D3651"/>
    <w:rsid w:val="007D5048"/>
    <w:rsid w:val="007E0C9F"/>
    <w:rsid w:val="007E4F3E"/>
    <w:rsid w:val="007E77B6"/>
    <w:rsid w:val="007F0A74"/>
    <w:rsid w:val="007F0CDB"/>
    <w:rsid w:val="007F159B"/>
    <w:rsid w:val="007F20F3"/>
    <w:rsid w:val="008003C9"/>
    <w:rsid w:val="00807E69"/>
    <w:rsid w:val="0081049F"/>
    <w:rsid w:val="00811280"/>
    <w:rsid w:val="0081367B"/>
    <w:rsid w:val="008139F5"/>
    <w:rsid w:val="00814B66"/>
    <w:rsid w:val="00814D6B"/>
    <w:rsid w:val="00815B6F"/>
    <w:rsid w:val="0082138E"/>
    <w:rsid w:val="008244A6"/>
    <w:rsid w:val="008246D0"/>
    <w:rsid w:val="00826960"/>
    <w:rsid w:val="00826C63"/>
    <w:rsid w:val="008271C2"/>
    <w:rsid w:val="0083285A"/>
    <w:rsid w:val="00832A96"/>
    <w:rsid w:val="00833A7B"/>
    <w:rsid w:val="0083630A"/>
    <w:rsid w:val="008366D3"/>
    <w:rsid w:val="008430F4"/>
    <w:rsid w:val="00843106"/>
    <w:rsid w:val="008460B6"/>
    <w:rsid w:val="008472BB"/>
    <w:rsid w:val="00850C09"/>
    <w:rsid w:val="008519DA"/>
    <w:rsid w:val="00857E39"/>
    <w:rsid w:val="00863D11"/>
    <w:rsid w:val="00865469"/>
    <w:rsid w:val="00865849"/>
    <w:rsid w:val="00865CF7"/>
    <w:rsid w:val="00867883"/>
    <w:rsid w:val="00867B4D"/>
    <w:rsid w:val="008713C3"/>
    <w:rsid w:val="00872DFA"/>
    <w:rsid w:val="00873888"/>
    <w:rsid w:val="00873DD8"/>
    <w:rsid w:val="00874DF4"/>
    <w:rsid w:val="008751E6"/>
    <w:rsid w:val="00880399"/>
    <w:rsid w:val="00880E9A"/>
    <w:rsid w:val="00881406"/>
    <w:rsid w:val="00885564"/>
    <w:rsid w:val="00886A58"/>
    <w:rsid w:val="0088739E"/>
    <w:rsid w:val="00887683"/>
    <w:rsid w:val="0089417F"/>
    <w:rsid w:val="008953AA"/>
    <w:rsid w:val="00897DA3"/>
    <w:rsid w:val="008A0FCB"/>
    <w:rsid w:val="008A149F"/>
    <w:rsid w:val="008A4FDA"/>
    <w:rsid w:val="008B24EF"/>
    <w:rsid w:val="008B4FB7"/>
    <w:rsid w:val="008C0454"/>
    <w:rsid w:val="008C5361"/>
    <w:rsid w:val="008C6010"/>
    <w:rsid w:val="008D0474"/>
    <w:rsid w:val="008D115B"/>
    <w:rsid w:val="008D75E5"/>
    <w:rsid w:val="008D7779"/>
    <w:rsid w:val="008E010B"/>
    <w:rsid w:val="008E0C3F"/>
    <w:rsid w:val="008E598C"/>
    <w:rsid w:val="008E6C13"/>
    <w:rsid w:val="008E72F4"/>
    <w:rsid w:val="008E7C50"/>
    <w:rsid w:val="008F00DD"/>
    <w:rsid w:val="008F1509"/>
    <w:rsid w:val="008F278D"/>
    <w:rsid w:val="008F2BD1"/>
    <w:rsid w:val="008F38F4"/>
    <w:rsid w:val="008F7021"/>
    <w:rsid w:val="008F723C"/>
    <w:rsid w:val="0090348D"/>
    <w:rsid w:val="00904C67"/>
    <w:rsid w:val="009129A1"/>
    <w:rsid w:val="00915729"/>
    <w:rsid w:val="00915D39"/>
    <w:rsid w:val="00923644"/>
    <w:rsid w:val="00924C0D"/>
    <w:rsid w:val="00925E3E"/>
    <w:rsid w:val="00927841"/>
    <w:rsid w:val="009344E7"/>
    <w:rsid w:val="00934828"/>
    <w:rsid w:val="00934872"/>
    <w:rsid w:val="00934B39"/>
    <w:rsid w:val="00940347"/>
    <w:rsid w:val="00946055"/>
    <w:rsid w:val="0095009B"/>
    <w:rsid w:val="00951AE3"/>
    <w:rsid w:val="00952940"/>
    <w:rsid w:val="009531CF"/>
    <w:rsid w:val="00953963"/>
    <w:rsid w:val="009568A6"/>
    <w:rsid w:val="009625DD"/>
    <w:rsid w:val="0096413D"/>
    <w:rsid w:val="00964768"/>
    <w:rsid w:val="00966124"/>
    <w:rsid w:val="0097020C"/>
    <w:rsid w:val="00970709"/>
    <w:rsid w:val="00972BA8"/>
    <w:rsid w:val="00973909"/>
    <w:rsid w:val="00975634"/>
    <w:rsid w:val="00977D18"/>
    <w:rsid w:val="00985447"/>
    <w:rsid w:val="009855D6"/>
    <w:rsid w:val="00987153"/>
    <w:rsid w:val="0098790C"/>
    <w:rsid w:val="00990A68"/>
    <w:rsid w:val="009935E2"/>
    <w:rsid w:val="009A1D40"/>
    <w:rsid w:val="009A1DB1"/>
    <w:rsid w:val="009A26F6"/>
    <w:rsid w:val="009A2A0C"/>
    <w:rsid w:val="009A5406"/>
    <w:rsid w:val="009B12A5"/>
    <w:rsid w:val="009B252C"/>
    <w:rsid w:val="009B3CE0"/>
    <w:rsid w:val="009B5829"/>
    <w:rsid w:val="009B7318"/>
    <w:rsid w:val="009C12D1"/>
    <w:rsid w:val="009C28E1"/>
    <w:rsid w:val="009C3DCF"/>
    <w:rsid w:val="009C46AC"/>
    <w:rsid w:val="009C6367"/>
    <w:rsid w:val="009C6D48"/>
    <w:rsid w:val="009C7E6C"/>
    <w:rsid w:val="009C7FC0"/>
    <w:rsid w:val="009D43F6"/>
    <w:rsid w:val="009D54EB"/>
    <w:rsid w:val="009E2315"/>
    <w:rsid w:val="009E4439"/>
    <w:rsid w:val="009E5B94"/>
    <w:rsid w:val="009F2122"/>
    <w:rsid w:val="009F5614"/>
    <w:rsid w:val="00A005C1"/>
    <w:rsid w:val="00A0125F"/>
    <w:rsid w:val="00A046B0"/>
    <w:rsid w:val="00A04B77"/>
    <w:rsid w:val="00A07EF9"/>
    <w:rsid w:val="00A10EDB"/>
    <w:rsid w:val="00A12AAB"/>
    <w:rsid w:val="00A13190"/>
    <w:rsid w:val="00A16588"/>
    <w:rsid w:val="00A16B81"/>
    <w:rsid w:val="00A170E1"/>
    <w:rsid w:val="00A25D56"/>
    <w:rsid w:val="00A260BF"/>
    <w:rsid w:val="00A26578"/>
    <w:rsid w:val="00A3116A"/>
    <w:rsid w:val="00A336BE"/>
    <w:rsid w:val="00A44C65"/>
    <w:rsid w:val="00A4524D"/>
    <w:rsid w:val="00A46D8F"/>
    <w:rsid w:val="00A518F9"/>
    <w:rsid w:val="00A52853"/>
    <w:rsid w:val="00A53F41"/>
    <w:rsid w:val="00A56D46"/>
    <w:rsid w:val="00A57CFC"/>
    <w:rsid w:val="00A63DEC"/>
    <w:rsid w:val="00A6637A"/>
    <w:rsid w:val="00A711C3"/>
    <w:rsid w:val="00A72524"/>
    <w:rsid w:val="00A728AC"/>
    <w:rsid w:val="00A73C35"/>
    <w:rsid w:val="00A77C00"/>
    <w:rsid w:val="00A82584"/>
    <w:rsid w:val="00A82D88"/>
    <w:rsid w:val="00A835ED"/>
    <w:rsid w:val="00A85EB3"/>
    <w:rsid w:val="00A861BC"/>
    <w:rsid w:val="00A903DB"/>
    <w:rsid w:val="00A915F3"/>
    <w:rsid w:val="00A968D4"/>
    <w:rsid w:val="00A96C9F"/>
    <w:rsid w:val="00A97F32"/>
    <w:rsid w:val="00AA11DE"/>
    <w:rsid w:val="00AA29B9"/>
    <w:rsid w:val="00AA3EBD"/>
    <w:rsid w:val="00AA4194"/>
    <w:rsid w:val="00AA6A7C"/>
    <w:rsid w:val="00AB2998"/>
    <w:rsid w:val="00AB32AB"/>
    <w:rsid w:val="00AB620C"/>
    <w:rsid w:val="00AB7D86"/>
    <w:rsid w:val="00AC27EC"/>
    <w:rsid w:val="00AC290C"/>
    <w:rsid w:val="00AC3044"/>
    <w:rsid w:val="00AC54F2"/>
    <w:rsid w:val="00AC661C"/>
    <w:rsid w:val="00AC7154"/>
    <w:rsid w:val="00AC7CFF"/>
    <w:rsid w:val="00AD2174"/>
    <w:rsid w:val="00AD7365"/>
    <w:rsid w:val="00AD78F4"/>
    <w:rsid w:val="00AE27A8"/>
    <w:rsid w:val="00AE2B22"/>
    <w:rsid w:val="00AE4FCD"/>
    <w:rsid w:val="00AE6D57"/>
    <w:rsid w:val="00AE7483"/>
    <w:rsid w:val="00AE7695"/>
    <w:rsid w:val="00AF4C64"/>
    <w:rsid w:val="00B006FA"/>
    <w:rsid w:val="00B00A2F"/>
    <w:rsid w:val="00B023B7"/>
    <w:rsid w:val="00B05105"/>
    <w:rsid w:val="00B113C4"/>
    <w:rsid w:val="00B17B79"/>
    <w:rsid w:val="00B21DB8"/>
    <w:rsid w:val="00B22600"/>
    <w:rsid w:val="00B2288C"/>
    <w:rsid w:val="00B2294E"/>
    <w:rsid w:val="00B23DF8"/>
    <w:rsid w:val="00B245B0"/>
    <w:rsid w:val="00B24798"/>
    <w:rsid w:val="00B25798"/>
    <w:rsid w:val="00B25799"/>
    <w:rsid w:val="00B3002B"/>
    <w:rsid w:val="00B30D1A"/>
    <w:rsid w:val="00B30DFF"/>
    <w:rsid w:val="00B32E27"/>
    <w:rsid w:val="00B33261"/>
    <w:rsid w:val="00B346BF"/>
    <w:rsid w:val="00B34852"/>
    <w:rsid w:val="00B35DF9"/>
    <w:rsid w:val="00B379E6"/>
    <w:rsid w:val="00B37F78"/>
    <w:rsid w:val="00B407A7"/>
    <w:rsid w:val="00B42E0A"/>
    <w:rsid w:val="00B445C1"/>
    <w:rsid w:val="00B46D29"/>
    <w:rsid w:val="00B46FAA"/>
    <w:rsid w:val="00B4775D"/>
    <w:rsid w:val="00B5029F"/>
    <w:rsid w:val="00B50BE1"/>
    <w:rsid w:val="00B53417"/>
    <w:rsid w:val="00B54030"/>
    <w:rsid w:val="00B6280A"/>
    <w:rsid w:val="00B62EF8"/>
    <w:rsid w:val="00B636A9"/>
    <w:rsid w:val="00B66C72"/>
    <w:rsid w:val="00B67A92"/>
    <w:rsid w:val="00B70ADB"/>
    <w:rsid w:val="00B737D4"/>
    <w:rsid w:val="00B74832"/>
    <w:rsid w:val="00B776EB"/>
    <w:rsid w:val="00B823E2"/>
    <w:rsid w:val="00B82BEA"/>
    <w:rsid w:val="00B82C25"/>
    <w:rsid w:val="00B82D5E"/>
    <w:rsid w:val="00B84052"/>
    <w:rsid w:val="00B866ED"/>
    <w:rsid w:val="00B954F2"/>
    <w:rsid w:val="00B96292"/>
    <w:rsid w:val="00B96604"/>
    <w:rsid w:val="00B97623"/>
    <w:rsid w:val="00BA0C2B"/>
    <w:rsid w:val="00BA5A82"/>
    <w:rsid w:val="00BA646E"/>
    <w:rsid w:val="00BA6B58"/>
    <w:rsid w:val="00BB0A77"/>
    <w:rsid w:val="00BB3E08"/>
    <w:rsid w:val="00BB4ACD"/>
    <w:rsid w:val="00BB7288"/>
    <w:rsid w:val="00BC4693"/>
    <w:rsid w:val="00BC5FB6"/>
    <w:rsid w:val="00BC677E"/>
    <w:rsid w:val="00BC6EDC"/>
    <w:rsid w:val="00BC6FAF"/>
    <w:rsid w:val="00BC7F5B"/>
    <w:rsid w:val="00BD0476"/>
    <w:rsid w:val="00BD28A4"/>
    <w:rsid w:val="00BD4E74"/>
    <w:rsid w:val="00BE2391"/>
    <w:rsid w:val="00BE3505"/>
    <w:rsid w:val="00BE3639"/>
    <w:rsid w:val="00BE5C34"/>
    <w:rsid w:val="00BE677B"/>
    <w:rsid w:val="00BE6C19"/>
    <w:rsid w:val="00BE6FED"/>
    <w:rsid w:val="00BF0DC1"/>
    <w:rsid w:val="00BF431E"/>
    <w:rsid w:val="00BF531E"/>
    <w:rsid w:val="00C01E56"/>
    <w:rsid w:val="00C0202B"/>
    <w:rsid w:val="00C03E87"/>
    <w:rsid w:val="00C049A1"/>
    <w:rsid w:val="00C05C69"/>
    <w:rsid w:val="00C067A4"/>
    <w:rsid w:val="00C0684D"/>
    <w:rsid w:val="00C11AD8"/>
    <w:rsid w:val="00C12BED"/>
    <w:rsid w:val="00C1576D"/>
    <w:rsid w:val="00C15BBD"/>
    <w:rsid w:val="00C176DE"/>
    <w:rsid w:val="00C23069"/>
    <w:rsid w:val="00C30CEB"/>
    <w:rsid w:val="00C31CC0"/>
    <w:rsid w:val="00C32CA3"/>
    <w:rsid w:val="00C3475E"/>
    <w:rsid w:val="00C36DE9"/>
    <w:rsid w:val="00C3761E"/>
    <w:rsid w:val="00C4175C"/>
    <w:rsid w:val="00C41B14"/>
    <w:rsid w:val="00C42351"/>
    <w:rsid w:val="00C42CD4"/>
    <w:rsid w:val="00C42EBB"/>
    <w:rsid w:val="00C51076"/>
    <w:rsid w:val="00C52B0F"/>
    <w:rsid w:val="00C53607"/>
    <w:rsid w:val="00C57F20"/>
    <w:rsid w:val="00C63808"/>
    <w:rsid w:val="00C659BC"/>
    <w:rsid w:val="00C6739A"/>
    <w:rsid w:val="00C679B1"/>
    <w:rsid w:val="00C67AD9"/>
    <w:rsid w:val="00C751A9"/>
    <w:rsid w:val="00C75245"/>
    <w:rsid w:val="00C770D7"/>
    <w:rsid w:val="00C775D6"/>
    <w:rsid w:val="00C811F7"/>
    <w:rsid w:val="00C82292"/>
    <w:rsid w:val="00C82A6E"/>
    <w:rsid w:val="00C854D9"/>
    <w:rsid w:val="00C8608E"/>
    <w:rsid w:val="00C90437"/>
    <w:rsid w:val="00C90EA5"/>
    <w:rsid w:val="00C9177C"/>
    <w:rsid w:val="00C91A2F"/>
    <w:rsid w:val="00C91B68"/>
    <w:rsid w:val="00C91D94"/>
    <w:rsid w:val="00C945CC"/>
    <w:rsid w:val="00C95420"/>
    <w:rsid w:val="00C95C0D"/>
    <w:rsid w:val="00CA1789"/>
    <w:rsid w:val="00CA2CEA"/>
    <w:rsid w:val="00CA2D2D"/>
    <w:rsid w:val="00CA3684"/>
    <w:rsid w:val="00CB0DC6"/>
    <w:rsid w:val="00CB0EA5"/>
    <w:rsid w:val="00CB288F"/>
    <w:rsid w:val="00CC054B"/>
    <w:rsid w:val="00CC1D20"/>
    <w:rsid w:val="00CC2692"/>
    <w:rsid w:val="00CC7D1F"/>
    <w:rsid w:val="00CD1C1C"/>
    <w:rsid w:val="00CD2CEC"/>
    <w:rsid w:val="00CD79DC"/>
    <w:rsid w:val="00CE073B"/>
    <w:rsid w:val="00CE20A4"/>
    <w:rsid w:val="00CE2153"/>
    <w:rsid w:val="00CE56FF"/>
    <w:rsid w:val="00CF0307"/>
    <w:rsid w:val="00CF0F70"/>
    <w:rsid w:val="00CF1836"/>
    <w:rsid w:val="00CF7E3B"/>
    <w:rsid w:val="00D05C75"/>
    <w:rsid w:val="00D05D70"/>
    <w:rsid w:val="00D06F2D"/>
    <w:rsid w:val="00D12091"/>
    <w:rsid w:val="00D12B8F"/>
    <w:rsid w:val="00D13024"/>
    <w:rsid w:val="00D14C92"/>
    <w:rsid w:val="00D151D7"/>
    <w:rsid w:val="00D15D0C"/>
    <w:rsid w:val="00D164E8"/>
    <w:rsid w:val="00D17280"/>
    <w:rsid w:val="00D249E2"/>
    <w:rsid w:val="00D27027"/>
    <w:rsid w:val="00D27321"/>
    <w:rsid w:val="00D27FA7"/>
    <w:rsid w:val="00D31002"/>
    <w:rsid w:val="00D314E6"/>
    <w:rsid w:val="00D32A9E"/>
    <w:rsid w:val="00D32D68"/>
    <w:rsid w:val="00D32E0C"/>
    <w:rsid w:val="00D33B6E"/>
    <w:rsid w:val="00D3464E"/>
    <w:rsid w:val="00D353A0"/>
    <w:rsid w:val="00D41B6F"/>
    <w:rsid w:val="00D43A2D"/>
    <w:rsid w:val="00D44090"/>
    <w:rsid w:val="00D4459C"/>
    <w:rsid w:val="00D52521"/>
    <w:rsid w:val="00D530BD"/>
    <w:rsid w:val="00D54D9C"/>
    <w:rsid w:val="00D56061"/>
    <w:rsid w:val="00D57196"/>
    <w:rsid w:val="00D615E9"/>
    <w:rsid w:val="00D617C8"/>
    <w:rsid w:val="00D64A65"/>
    <w:rsid w:val="00D66351"/>
    <w:rsid w:val="00D707D8"/>
    <w:rsid w:val="00D70AE0"/>
    <w:rsid w:val="00D73DD6"/>
    <w:rsid w:val="00D747C0"/>
    <w:rsid w:val="00D74E06"/>
    <w:rsid w:val="00D80D85"/>
    <w:rsid w:val="00D836A3"/>
    <w:rsid w:val="00D94059"/>
    <w:rsid w:val="00D943A8"/>
    <w:rsid w:val="00D94E54"/>
    <w:rsid w:val="00D95D78"/>
    <w:rsid w:val="00D9691C"/>
    <w:rsid w:val="00DA0093"/>
    <w:rsid w:val="00DA07A9"/>
    <w:rsid w:val="00DA28A9"/>
    <w:rsid w:val="00DA29A3"/>
    <w:rsid w:val="00DA32D0"/>
    <w:rsid w:val="00DA5009"/>
    <w:rsid w:val="00DA600D"/>
    <w:rsid w:val="00DA786B"/>
    <w:rsid w:val="00DB0FEB"/>
    <w:rsid w:val="00DB18D0"/>
    <w:rsid w:val="00DB1912"/>
    <w:rsid w:val="00DB5DF0"/>
    <w:rsid w:val="00DB5F96"/>
    <w:rsid w:val="00DB6638"/>
    <w:rsid w:val="00DB751C"/>
    <w:rsid w:val="00DC21C2"/>
    <w:rsid w:val="00DC4A9E"/>
    <w:rsid w:val="00DC66C4"/>
    <w:rsid w:val="00DC76C8"/>
    <w:rsid w:val="00DC7CF6"/>
    <w:rsid w:val="00DD3067"/>
    <w:rsid w:val="00DD463E"/>
    <w:rsid w:val="00DD52DC"/>
    <w:rsid w:val="00DD5E6F"/>
    <w:rsid w:val="00DE038E"/>
    <w:rsid w:val="00DE0D16"/>
    <w:rsid w:val="00DE3FFE"/>
    <w:rsid w:val="00DE5F37"/>
    <w:rsid w:val="00DE76E4"/>
    <w:rsid w:val="00DF0938"/>
    <w:rsid w:val="00DF17C2"/>
    <w:rsid w:val="00DF4DB8"/>
    <w:rsid w:val="00DF5687"/>
    <w:rsid w:val="00DF60CD"/>
    <w:rsid w:val="00DF6D90"/>
    <w:rsid w:val="00DF7C73"/>
    <w:rsid w:val="00DF7CEB"/>
    <w:rsid w:val="00E01339"/>
    <w:rsid w:val="00E0141D"/>
    <w:rsid w:val="00E0769C"/>
    <w:rsid w:val="00E13F37"/>
    <w:rsid w:val="00E1416C"/>
    <w:rsid w:val="00E16F45"/>
    <w:rsid w:val="00E20860"/>
    <w:rsid w:val="00E21177"/>
    <w:rsid w:val="00E22AF4"/>
    <w:rsid w:val="00E24DB9"/>
    <w:rsid w:val="00E27707"/>
    <w:rsid w:val="00E33333"/>
    <w:rsid w:val="00E336BC"/>
    <w:rsid w:val="00E34D48"/>
    <w:rsid w:val="00E35FAD"/>
    <w:rsid w:val="00E363D0"/>
    <w:rsid w:val="00E36B0A"/>
    <w:rsid w:val="00E37844"/>
    <w:rsid w:val="00E37CF7"/>
    <w:rsid w:val="00E41787"/>
    <w:rsid w:val="00E41D83"/>
    <w:rsid w:val="00E420F3"/>
    <w:rsid w:val="00E424F3"/>
    <w:rsid w:val="00E45164"/>
    <w:rsid w:val="00E4648E"/>
    <w:rsid w:val="00E4698C"/>
    <w:rsid w:val="00E54075"/>
    <w:rsid w:val="00E56572"/>
    <w:rsid w:val="00E61850"/>
    <w:rsid w:val="00E62C0A"/>
    <w:rsid w:val="00E639D2"/>
    <w:rsid w:val="00E63A64"/>
    <w:rsid w:val="00E705EB"/>
    <w:rsid w:val="00E70ED1"/>
    <w:rsid w:val="00E71F5C"/>
    <w:rsid w:val="00E72C39"/>
    <w:rsid w:val="00E7470A"/>
    <w:rsid w:val="00E75128"/>
    <w:rsid w:val="00E756EF"/>
    <w:rsid w:val="00E769AA"/>
    <w:rsid w:val="00E81E03"/>
    <w:rsid w:val="00E83904"/>
    <w:rsid w:val="00E8479E"/>
    <w:rsid w:val="00E8660D"/>
    <w:rsid w:val="00E87BCD"/>
    <w:rsid w:val="00E918C8"/>
    <w:rsid w:val="00E937AF"/>
    <w:rsid w:val="00E943B8"/>
    <w:rsid w:val="00E95F8D"/>
    <w:rsid w:val="00E97603"/>
    <w:rsid w:val="00E9788C"/>
    <w:rsid w:val="00EA13D6"/>
    <w:rsid w:val="00EA2313"/>
    <w:rsid w:val="00EA2A7C"/>
    <w:rsid w:val="00EA4318"/>
    <w:rsid w:val="00EB46B0"/>
    <w:rsid w:val="00EB5886"/>
    <w:rsid w:val="00EC0F2A"/>
    <w:rsid w:val="00EC5959"/>
    <w:rsid w:val="00EC7171"/>
    <w:rsid w:val="00EC729B"/>
    <w:rsid w:val="00EC7701"/>
    <w:rsid w:val="00EC79BC"/>
    <w:rsid w:val="00ED08ED"/>
    <w:rsid w:val="00ED29DB"/>
    <w:rsid w:val="00ED2DDD"/>
    <w:rsid w:val="00ED3521"/>
    <w:rsid w:val="00ED5D56"/>
    <w:rsid w:val="00ED696E"/>
    <w:rsid w:val="00ED76A4"/>
    <w:rsid w:val="00EE2744"/>
    <w:rsid w:val="00EE3600"/>
    <w:rsid w:val="00EE4C64"/>
    <w:rsid w:val="00EE4D43"/>
    <w:rsid w:val="00EE71F2"/>
    <w:rsid w:val="00EF3D4E"/>
    <w:rsid w:val="00EF4835"/>
    <w:rsid w:val="00EF4ECB"/>
    <w:rsid w:val="00EF5102"/>
    <w:rsid w:val="00EF5CDD"/>
    <w:rsid w:val="00EF6461"/>
    <w:rsid w:val="00EF70C6"/>
    <w:rsid w:val="00EF788A"/>
    <w:rsid w:val="00F02717"/>
    <w:rsid w:val="00F03D71"/>
    <w:rsid w:val="00F041A4"/>
    <w:rsid w:val="00F04591"/>
    <w:rsid w:val="00F06CBA"/>
    <w:rsid w:val="00F124ED"/>
    <w:rsid w:val="00F1347C"/>
    <w:rsid w:val="00F14D79"/>
    <w:rsid w:val="00F21FF6"/>
    <w:rsid w:val="00F235CE"/>
    <w:rsid w:val="00F24B52"/>
    <w:rsid w:val="00F25A62"/>
    <w:rsid w:val="00F26019"/>
    <w:rsid w:val="00F3083F"/>
    <w:rsid w:val="00F31962"/>
    <w:rsid w:val="00F31E03"/>
    <w:rsid w:val="00F3327A"/>
    <w:rsid w:val="00F370FD"/>
    <w:rsid w:val="00F40E99"/>
    <w:rsid w:val="00F446AE"/>
    <w:rsid w:val="00F44DF8"/>
    <w:rsid w:val="00F46C34"/>
    <w:rsid w:val="00F5321C"/>
    <w:rsid w:val="00F53563"/>
    <w:rsid w:val="00F53917"/>
    <w:rsid w:val="00F53A7B"/>
    <w:rsid w:val="00F5403E"/>
    <w:rsid w:val="00F5548C"/>
    <w:rsid w:val="00F564C8"/>
    <w:rsid w:val="00F57013"/>
    <w:rsid w:val="00F62F19"/>
    <w:rsid w:val="00F6551C"/>
    <w:rsid w:val="00F655CB"/>
    <w:rsid w:val="00F65C46"/>
    <w:rsid w:val="00F66282"/>
    <w:rsid w:val="00F66340"/>
    <w:rsid w:val="00F66D03"/>
    <w:rsid w:val="00F67C39"/>
    <w:rsid w:val="00F71108"/>
    <w:rsid w:val="00F71EF6"/>
    <w:rsid w:val="00F72396"/>
    <w:rsid w:val="00F72648"/>
    <w:rsid w:val="00F73676"/>
    <w:rsid w:val="00F77FFE"/>
    <w:rsid w:val="00F81960"/>
    <w:rsid w:val="00F83255"/>
    <w:rsid w:val="00F83F5D"/>
    <w:rsid w:val="00F8778E"/>
    <w:rsid w:val="00F91642"/>
    <w:rsid w:val="00F92997"/>
    <w:rsid w:val="00F97351"/>
    <w:rsid w:val="00F97C14"/>
    <w:rsid w:val="00FA1E39"/>
    <w:rsid w:val="00FA3388"/>
    <w:rsid w:val="00FA37CA"/>
    <w:rsid w:val="00FA670C"/>
    <w:rsid w:val="00FB2F53"/>
    <w:rsid w:val="00FB57A1"/>
    <w:rsid w:val="00FB7404"/>
    <w:rsid w:val="00FB7767"/>
    <w:rsid w:val="00FC6B69"/>
    <w:rsid w:val="00FC7477"/>
    <w:rsid w:val="00FD1D3C"/>
    <w:rsid w:val="00FD444C"/>
    <w:rsid w:val="00FD4921"/>
    <w:rsid w:val="00FD6A46"/>
    <w:rsid w:val="00FE0065"/>
    <w:rsid w:val="00FE58F8"/>
    <w:rsid w:val="00FE606E"/>
    <w:rsid w:val="00FF42D1"/>
    <w:rsid w:val="00FF55CD"/>
    <w:rsid w:val="00FF71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D68"/>
    <w:pPr>
      <w:spacing w:after="0"/>
    </w:pPr>
    <w:rPr>
      <w:rFonts w:ascii="Times New Roman" w:hAnsi="Times New Roman" w:cs="Times New Roman"/>
      <w:sz w:val="24"/>
      <w:szCs w:val="24"/>
    </w:rPr>
  </w:style>
  <w:style w:type="paragraph" w:styleId="Ttulo1">
    <w:name w:val="heading 1"/>
    <w:basedOn w:val="Normal"/>
    <w:next w:val="Normal"/>
    <w:link w:val="Ttulo1Char"/>
    <w:uiPriority w:val="9"/>
    <w:qFormat/>
    <w:rsid w:val="0077504B"/>
    <w:pPr>
      <w:ind w:firstLine="0"/>
      <w:outlineLvl w:val="0"/>
    </w:pPr>
    <w:rPr>
      <w:b/>
      <w:sz w:val="28"/>
    </w:rPr>
  </w:style>
  <w:style w:type="paragraph" w:styleId="Ttulo2">
    <w:name w:val="heading 2"/>
    <w:basedOn w:val="Normal"/>
    <w:next w:val="Normal"/>
    <w:link w:val="Ttulo2Char"/>
    <w:uiPriority w:val="9"/>
    <w:unhideWhenUsed/>
    <w:qFormat/>
    <w:rsid w:val="00AB32AB"/>
    <w:pPr>
      <w:ind w:firstLine="0"/>
      <w:outlineLvl w:val="1"/>
    </w:pPr>
    <w:rPr>
      <w:sz w:val="28"/>
    </w:rPr>
  </w:style>
  <w:style w:type="paragraph" w:styleId="Ttulo3">
    <w:name w:val="heading 3"/>
    <w:basedOn w:val="Ttulo2"/>
    <w:next w:val="Normal"/>
    <w:link w:val="Ttulo3Char"/>
    <w:uiPriority w:val="9"/>
    <w:unhideWhenUsed/>
    <w:qFormat/>
    <w:rsid w:val="00401C7D"/>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347E2"/>
    <w:pPr>
      <w:tabs>
        <w:tab w:val="center" w:pos="4252"/>
        <w:tab w:val="right" w:pos="8504"/>
      </w:tabs>
      <w:spacing w:line="240" w:lineRule="auto"/>
    </w:pPr>
  </w:style>
  <w:style w:type="character" w:customStyle="1" w:styleId="CabealhoChar">
    <w:name w:val="Cabeçalho Char"/>
    <w:basedOn w:val="Fontepargpadro"/>
    <w:link w:val="Cabealho"/>
    <w:uiPriority w:val="99"/>
    <w:rsid w:val="006347E2"/>
  </w:style>
  <w:style w:type="paragraph" w:styleId="Rodap">
    <w:name w:val="footer"/>
    <w:basedOn w:val="Normal"/>
    <w:link w:val="RodapChar"/>
    <w:uiPriority w:val="99"/>
    <w:unhideWhenUsed/>
    <w:rsid w:val="006347E2"/>
    <w:pPr>
      <w:tabs>
        <w:tab w:val="center" w:pos="4252"/>
        <w:tab w:val="right" w:pos="8504"/>
      </w:tabs>
      <w:spacing w:line="240" w:lineRule="auto"/>
    </w:pPr>
  </w:style>
  <w:style w:type="character" w:customStyle="1" w:styleId="RodapChar">
    <w:name w:val="Rodapé Char"/>
    <w:basedOn w:val="Fontepargpadro"/>
    <w:link w:val="Rodap"/>
    <w:uiPriority w:val="99"/>
    <w:rsid w:val="006347E2"/>
  </w:style>
  <w:style w:type="paragraph" w:styleId="PargrafodaLista">
    <w:name w:val="List Paragraph"/>
    <w:basedOn w:val="Normal"/>
    <w:qFormat/>
    <w:rsid w:val="00DF4DB8"/>
    <w:pPr>
      <w:spacing w:line="300" w:lineRule="auto"/>
      <w:ind w:left="720" w:firstLine="709"/>
      <w:contextualSpacing/>
    </w:pPr>
  </w:style>
  <w:style w:type="paragraph" w:styleId="Textodebalo">
    <w:name w:val="Balloon Text"/>
    <w:basedOn w:val="Normal"/>
    <w:link w:val="TextodebaloChar"/>
    <w:uiPriority w:val="99"/>
    <w:semiHidden/>
    <w:unhideWhenUsed/>
    <w:rsid w:val="001E22A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22A7"/>
    <w:rPr>
      <w:rFonts w:ascii="Tahoma" w:hAnsi="Tahoma" w:cs="Tahoma"/>
      <w:sz w:val="16"/>
      <w:szCs w:val="16"/>
    </w:rPr>
  </w:style>
  <w:style w:type="paragraph" w:styleId="Textodenotaderodap">
    <w:name w:val="footnote text"/>
    <w:basedOn w:val="Normal"/>
    <w:link w:val="TextodenotaderodapChar"/>
    <w:uiPriority w:val="99"/>
    <w:unhideWhenUsed/>
    <w:rsid w:val="001E22A7"/>
    <w:pPr>
      <w:spacing w:line="240" w:lineRule="auto"/>
      <w:ind w:firstLine="709"/>
    </w:pPr>
    <w:rPr>
      <w:sz w:val="20"/>
      <w:szCs w:val="20"/>
    </w:rPr>
  </w:style>
  <w:style w:type="character" w:customStyle="1" w:styleId="TextodenotaderodapChar">
    <w:name w:val="Texto de nota de rodapé Char"/>
    <w:basedOn w:val="Fontepargpadro"/>
    <w:link w:val="Textodenotaderodap"/>
    <w:uiPriority w:val="99"/>
    <w:rsid w:val="001E22A7"/>
    <w:rPr>
      <w:rFonts w:ascii="Times New Roman" w:hAnsi="Times New Roman" w:cs="Times New Roman"/>
      <w:sz w:val="20"/>
      <w:szCs w:val="20"/>
    </w:rPr>
  </w:style>
  <w:style w:type="character" w:styleId="Refdenotaderodap">
    <w:name w:val="footnote reference"/>
    <w:basedOn w:val="Fontepargpadro"/>
    <w:uiPriority w:val="99"/>
    <w:semiHidden/>
    <w:unhideWhenUsed/>
    <w:rsid w:val="001E22A7"/>
    <w:rPr>
      <w:vertAlign w:val="superscript"/>
    </w:rPr>
  </w:style>
  <w:style w:type="paragraph" w:styleId="Legenda">
    <w:name w:val="caption"/>
    <w:basedOn w:val="Normal"/>
    <w:next w:val="Normal"/>
    <w:link w:val="LegendaChar"/>
    <w:uiPriority w:val="35"/>
    <w:unhideWhenUsed/>
    <w:qFormat/>
    <w:rsid w:val="00A82D88"/>
    <w:pPr>
      <w:spacing w:line="240" w:lineRule="auto"/>
      <w:ind w:firstLine="709"/>
      <w:jc w:val="left"/>
    </w:pPr>
    <w:rPr>
      <w:bCs/>
      <w:sz w:val="20"/>
      <w:szCs w:val="18"/>
    </w:rPr>
  </w:style>
  <w:style w:type="table" w:styleId="Tabelacomgrade">
    <w:name w:val="Table Grid"/>
    <w:basedOn w:val="Tabelanormal"/>
    <w:uiPriority w:val="59"/>
    <w:rsid w:val="001E22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7504B"/>
    <w:rPr>
      <w:rFonts w:ascii="Times New Roman" w:hAnsi="Times New Roman" w:cs="Times New Roman"/>
      <w:b/>
      <w:sz w:val="28"/>
      <w:szCs w:val="24"/>
    </w:rPr>
  </w:style>
  <w:style w:type="character" w:customStyle="1" w:styleId="Ttulo2Char">
    <w:name w:val="Título 2 Char"/>
    <w:basedOn w:val="Fontepargpadro"/>
    <w:link w:val="Ttulo2"/>
    <w:uiPriority w:val="9"/>
    <w:rsid w:val="00AB32AB"/>
    <w:rPr>
      <w:rFonts w:ascii="Times New Roman" w:hAnsi="Times New Roman" w:cs="Times New Roman"/>
      <w:sz w:val="28"/>
      <w:szCs w:val="24"/>
    </w:rPr>
  </w:style>
  <w:style w:type="character" w:styleId="Refdecomentrio">
    <w:name w:val="annotation reference"/>
    <w:basedOn w:val="Fontepargpadro"/>
    <w:uiPriority w:val="99"/>
    <w:semiHidden/>
    <w:unhideWhenUsed/>
    <w:rsid w:val="0017296D"/>
    <w:rPr>
      <w:sz w:val="16"/>
      <w:szCs w:val="16"/>
    </w:rPr>
  </w:style>
  <w:style w:type="paragraph" w:styleId="Textodecomentrio">
    <w:name w:val="annotation text"/>
    <w:basedOn w:val="Normal"/>
    <w:link w:val="TextodecomentrioChar"/>
    <w:uiPriority w:val="99"/>
    <w:semiHidden/>
    <w:unhideWhenUsed/>
    <w:rsid w:val="001729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7296D"/>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7296D"/>
    <w:rPr>
      <w:b/>
      <w:bCs/>
    </w:rPr>
  </w:style>
  <w:style w:type="character" w:customStyle="1" w:styleId="AssuntodocomentrioChar">
    <w:name w:val="Assunto do comentário Char"/>
    <w:basedOn w:val="TextodecomentrioChar"/>
    <w:link w:val="Assuntodocomentrio"/>
    <w:uiPriority w:val="99"/>
    <w:semiHidden/>
    <w:rsid w:val="0017296D"/>
    <w:rPr>
      <w:rFonts w:ascii="Times New Roman" w:hAnsi="Times New Roman" w:cs="Times New Roman"/>
      <w:b/>
      <w:bCs/>
      <w:sz w:val="20"/>
      <w:szCs w:val="20"/>
    </w:rPr>
  </w:style>
  <w:style w:type="paragraph" w:styleId="Reviso">
    <w:name w:val="Revision"/>
    <w:hidden/>
    <w:uiPriority w:val="99"/>
    <w:semiHidden/>
    <w:rsid w:val="0017296D"/>
    <w:pPr>
      <w:spacing w:after="0" w:line="240" w:lineRule="auto"/>
    </w:pPr>
    <w:rPr>
      <w:rFonts w:ascii="Times New Roman" w:hAnsi="Times New Roman" w:cs="Times New Roman"/>
      <w:sz w:val="24"/>
      <w:szCs w:val="24"/>
    </w:rPr>
  </w:style>
  <w:style w:type="character" w:customStyle="1" w:styleId="Ttulo3Char">
    <w:name w:val="Título 3 Char"/>
    <w:basedOn w:val="Fontepargpadro"/>
    <w:link w:val="Ttulo3"/>
    <w:uiPriority w:val="9"/>
    <w:rsid w:val="00401C7D"/>
    <w:rPr>
      <w:rFonts w:ascii="Times New Roman" w:hAnsi="Times New Roman" w:cs="Times New Roman"/>
      <w:sz w:val="24"/>
      <w:szCs w:val="24"/>
    </w:rPr>
  </w:style>
  <w:style w:type="paragraph" w:styleId="Sumrio1">
    <w:name w:val="toc 1"/>
    <w:basedOn w:val="Normal"/>
    <w:next w:val="Normal"/>
    <w:autoRedefine/>
    <w:uiPriority w:val="39"/>
    <w:unhideWhenUsed/>
    <w:rsid w:val="00DC66C4"/>
    <w:pPr>
      <w:tabs>
        <w:tab w:val="left" w:pos="284"/>
        <w:tab w:val="right" w:leader="dot" w:pos="9061"/>
      </w:tabs>
      <w:ind w:firstLine="0"/>
      <w:contextualSpacing/>
      <w:textboxTightWrap w:val="allLines"/>
    </w:pPr>
    <w:rPr>
      <w:rFonts w:ascii="Times New (W1)" w:hAnsi="Times New (W1)"/>
    </w:rPr>
  </w:style>
  <w:style w:type="paragraph" w:styleId="Sumrio2">
    <w:name w:val="toc 2"/>
    <w:basedOn w:val="Normal"/>
    <w:next w:val="Normal"/>
    <w:autoRedefine/>
    <w:uiPriority w:val="39"/>
    <w:unhideWhenUsed/>
    <w:rsid w:val="00953963"/>
    <w:pPr>
      <w:tabs>
        <w:tab w:val="left" w:pos="567"/>
        <w:tab w:val="right" w:leader="dot" w:pos="9061"/>
      </w:tabs>
      <w:spacing w:after="100"/>
      <w:ind w:firstLine="0"/>
    </w:pPr>
  </w:style>
  <w:style w:type="paragraph" w:styleId="Sumrio3">
    <w:name w:val="toc 3"/>
    <w:basedOn w:val="Normal"/>
    <w:next w:val="Normal"/>
    <w:autoRedefine/>
    <w:uiPriority w:val="39"/>
    <w:unhideWhenUsed/>
    <w:rsid w:val="000E51CF"/>
    <w:pPr>
      <w:tabs>
        <w:tab w:val="left" w:pos="567"/>
        <w:tab w:val="right" w:leader="dot" w:pos="9061"/>
      </w:tabs>
      <w:spacing w:after="100"/>
      <w:ind w:firstLine="0"/>
    </w:pPr>
  </w:style>
  <w:style w:type="character" w:styleId="Hyperlink">
    <w:name w:val="Hyperlink"/>
    <w:basedOn w:val="Fontepargpadro"/>
    <w:uiPriority w:val="99"/>
    <w:unhideWhenUsed/>
    <w:rsid w:val="00DD5E6F"/>
    <w:rPr>
      <w:color w:val="0000FF" w:themeColor="hyperlink"/>
      <w:u w:val="single"/>
    </w:rPr>
  </w:style>
  <w:style w:type="paragraph" w:styleId="ndicedeilustraes">
    <w:name w:val="table of figures"/>
    <w:next w:val="Normal"/>
    <w:uiPriority w:val="99"/>
    <w:unhideWhenUsed/>
    <w:rsid w:val="00D17280"/>
    <w:pPr>
      <w:spacing w:after="0"/>
    </w:pPr>
    <w:rPr>
      <w:rFonts w:ascii="Times New Roman" w:hAnsi="Times New Roman" w:cs="Times New Roman"/>
      <w:sz w:val="24"/>
      <w:szCs w:val="24"/>
    </w:rPr>
  </w:style>
  <w:style w:type="paragraph" w:customStyle="1" w:styleId="LegTabela">
    <w:name w:val="Leg_Tabela"/>
    <w:basedOn w:val="Legenda"/>
    <w:link w:val="LegTabelaChar"/>
    <w:qFormat/>
    <w:rsid w:val="00F53A7B"/>
  </w:style>
  <w:style w:type="character" w:customStyle="1" w:styleId="LegendaChar">
    <w:name w:val="Legenda Char"/>
    <w:basedOn w:val="Fontepargpadro"/>
    <w:link w:val="Legenda"/>
    <w:uiPriority w:val="35"/>
    <w:rsid w:val="00A82D88"/>
    <w:rPr>
      <w:rFonts w:ascii="Times New Roman" w:hAnsi="Times New Roman" w:cs="Times New Roman"/>
      <w:bCs/>
      <w:sz w:val="20"/>
      <w:szCs w:val="18"/>
    </w:rPr>
  </w:style>
  <w:style w:type="character" w:customStyle="1" w:styleId="LegTabelaChar">
    <w:name w:val="Leg_Tabela Char"/>
    <w:basedOn w:val="LegendaChar"/>
    <w:link w:val="LegTabela"/>
    <w:rsid w:val="00F53A7B"/>
    <w:rPr>
      <w:rFonts w:ascii="Times New Roman" w:hAnsi="Times New Roman" w:cs="Times New Roman"/>
      <w:bCs/>
      <w:sz w:val="20"/>
      <w:szCs w:val="18"/>
    </w:rPr>
  </w:style>
  <w:style w:type="paragraph" w:styleId="Ttulo">
    <w:name w:val="Title"/>
    <w:basedOn w:val="Normal"/>
    <w:next w:val="Normal"/>
    <w:link w:val="TtuloChar"/>
    <w:uiPriority w:val="10"/>
    <w:qFormat/>
    <w:rsid w:val="00EA2A7C"/>
    <w:pPr>
      <w:ind w:firstLine="0"/>
    </w:pPr>
    <w:rPr>
      <w:b/>
      <w:sz w:val="28"/>
      <w:szCs w:val="28"/>
    </w:rPr>
  </w:style>
  <w:style w:type="character" w:customStyle="1" w:styleId="TtuloChar">
    <w:name w:val="Título Char"/>
    <w:basedOn w:val="Fontepargpadro"/>
    <w:link w:val="Ttulo"/>
    <w:uiPriority w:val="10"/>
    <w:rsid w:val="00EA2A7C"/>
    <w:rPr>
      <w:rFonts w:ascii="Times New Roman" w:hAnsi="Times New Roman" w:cs="Times New Roman"/>
      <w:b/>
      <w:sz w:val="28"/>
      <w:szCs w:val="28"/>
    </w:rPr>
  </w:style>
  <w:style w:type="paragraph" w:styleId="Subttulo">
    <w:name w:val="Subtitle"/>
    <w:basedOn w:val="Normal"/>
    <w:next w:val="Normal"/>
    <w:link w:val="SubttuloChar"/>
    <w:uiPriority w:val="11"/>
    <w:qFormat/>
    <w:rsid w:val="006A76F4"/>
    <w:pPr>
      <w:ind w:firstLine="0"/>
    </w:pPr>
    <w:rPr>
      <w:b/>
    </w:rPr>
  </w:style>
  <w:style w:type="character" w:customStyle="1" w:styleId="SubttuloChar">
    <w:name w:val="Subtítulo Char"/>
    <w:basedOn w:val="Fontepargpadro"/>
    <w:link w:val="Subttulo"/>
    <w:uiPriority w:val="11"/>
    <w:rsid w:val="006A76F4"/>
    <w:rPr>
      <w:rFonts w:ascii="Times New Roman" w:hAnsi="Times New Roman" w:cs="Times New Roman"/>
      <w:b/>
      <w:sz w:val="24"/>
      <w:szCs w:val="24"/>
    </w:rPr>
  </w:style>
  <w:style w:type="table" w:customStyle="1" w:styleId="SombreamentoClaro1">
    <w:name w:val="Sombreamento Claro1"/>
    <w:basedOn w:val="Tabelanormal"/>
    <w:uiPriority w:val="60"/>
    <w:rsid w:val="006504A2"/>
    <w:pPr>
      <w:spacing w:after="0" w:line="240" w:lineRule="auto"/>
      <w:ind w:firstLine="0"/>
      <w:jc w:val="left"/>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e">
    <w:name w:val="Emphasis"/>
    <w:uiPriority w:val="20"/>
    <w:qFormat/>
    <w:rsid w:val="00C854D9"/>
  </w:style>
  <w:style w:type="character" w:styleId="nfaseSutil">
    <w:name w:val="Subtle Emphasis"/>
    <w:uiPriority w:val="19"/>
    <w:qFormat/>
    <w:rsid w:val="00C854D9"/>
  </w:style>
  <w:style w:type="paragraph" w:customStyle="1" w:styleId="Titulo5">
    <w:name w:val="Titulo 5"/>
    <w:basedOn w:val="Ttulo1"/>
    <w:link w:val="Titulo5Char"/>
    <w:qFormat/>
    <w:rsid w:val="00C854D9"/>
  </w:style>
  <w:style w:type="paragraph" w:customStyle="1" w:styleId="Titulo6">
    <w:name w:val="Titulo 6"/>
    <w:basedOn w:val="Ttulo2"/>
    <w:link w:val="Titulo6Char"/>
    <w:qFormat/>
    <w:rsid w:val="00C854D9"/>
  </w:style>
  <w:style w:type="character" w:customStyle="1" w:styleId="Titulo5Char">
    <w:name w:val="Titulo 5 Char"/>
    <w:basedOn w:val="Ttulo1Char"/>
    <w:link w:val="Titulo5"/>
    <w:rsid w:val="00C854D9"/>
    <w:rPr>
      <w:rFonts w:ascii="Times New Roman" w:hAnsi="Times New Roman" w:cs="Times New Roman"/>
      <w:b/>
      <w:sz w:val="28"/>
      <w:szCs w:val="24"/>
    </w:rPr>
  </w:style>
  <w:style w:type="character" w:customStyle="1" w:styleId="Titulo6Char">
    <w:name w:val="Titulo 6 Char"/>
    <w:basedOn w:val="Ttulo2Char"/>
    <w:link w:val="Titulo6"/>
    <w:rsid w:val="00C854D9"/>
    <w:rPr>
      <w:rFonts w:ascii="Times New Roman" w:hAnsi="Times New Roman" w:cs="Times New Roman"/>
      <w:sz w:val="28"/>
      <w:szCs w:val="24"/>
    </w:rPr>
  </w:style>
  <w:style w:type="character" w:customStyle="1" w:styleId="shorttext">
    <w:name w:val="short_text"/>
    <w:basedOn w:val="Fontepargpadro"/>
    <w:rsid w:val="00CC054B"/>
  </w:style>
  <w:style w:type="character" w:customStyle="1" w:styleId="longtext">
    <w:name w:val="long_text"/>
    <w:basedOn w:val="Fontepargpadro"/>
    <w:rsid w:val="00D164E8"/>
  </w:style>
  <w:style w:type="paragraph" w:customStyle="1" w:styleId="Titulo1-Apendice">
    <w:name w:val="Titulo1-Apendice"/>
    <w:basedOn w:val="Ttulo1"/>
    <w:qFormat/>
    <w:rsid w:val="00042EE7"/>
    <w:pPr>
      <w:keepNext/>
      <w:spacing w:before="240" w:after="60"/>
      <w:jc w:val="center"/>
    </w:pPr>
    <w:rPr>
      <w:rFonts w:eastAsia="Times New Roman"/>
      <w:kern w:val="32"/>
      <w:szCs w:val="32"/>
      <w:lang w:eastAsia="pt-BR"/>
    </w:rPr>
  </w:style>
  <w:style w:type="paragraph" w:customStyle="1" w:styleId="Subtitulo-Apendice">
    <w:name w:val="Subtitulo -Apendice"/>
    <w:basedOn w:val="Subttulo"/>
    <w:qFormat/>
    <w:rsid w:val="00042EE7"/>
    <w:pPr>
      <w:ind w:firstLine="709"/>
      <w:jc w:val="left"/>
    </w:pPr>
    <w:rPr>
      <w:rFonts w:eastAsiaTheme="majorEastAsia" w:cstheme="majorBidi"/>
      <w:b w:val="0"/>
      <w:iCs/>
      <w:spacing w:val="15"/>
      <w:lang w:eastAsia="pt-BR"/>
    </w:rPr>
  </w:style>
  <w:style w:type="paragraph" w:customStyle="1" w:styleId="Ttulo21">
    <w:name w:val="Título 21"/>
    <w:next w:val="Normal"/>
    <w:uiPriority w:val="99"/>
    <w:rsid w:val="005E623A"/>
    <w:pPr>
      <w:widowControl w:val="0"/>
      <w:shd w:val="clear" w:color="auto" w:fill="FFFFFF"/>
      <w:autoSpaceDE w:val="0"/>
      <w:autoSpaceDN w:val="0"/>
      <w:adjustRightInd w:val="0"/>
      <w:spacing w:before="240" w:after="60" w:line="240" w:lineRule="auto"/>
      <w:ind w:firstLine="0"/>
      <w:jc w:val="left"/>
      <w:outlineLvl w:val="1"/>
    </w:pPr>
    <w:rPr>
      <w:rFonts w:ascii="Arial" w:eastAsiaTheme="minorEastAsia" w:hAnsi="Arial" w:cs="Arial"/>
      <w:b/>
      <w:bCs/>
      <w:i/>
      <w:iCs/>
      <w:sz w:val="28"/>
      <w:szCs w:val="28"/>
      <w:shd w:val="clear" w:color="auto" w:fill="FFFFFF"/>
      <w:lang w:val="en-AU" w:eastAsia="pt-BR"/>
    </w:rPr>
  </w:style>
  <w:style w:type="paragraph" w:styleId="TextosemFormatao">
    <w:name w:val="Plain Text"/>
    <w:basedOn w:val="Normal"/>
    <w:next w:val="Normal"/>
    <w:link w:val="TextosemFormataoChar"/>
    <w:uiPriority w:val="99"/>
    <w:rsid w:val="005E623A"/>
    <w:pPr>
      <w:widowControl w:val="0"/>
      <w:shd w:val="clear" w:color="auto" w:fill="FFFFFF"/>
      <w:autoSpaceDE w:val="0"/>
      <w:autoSpaceDN w:val="0"/>
      <w:adjustRightInd w:val="0"/>
      <w:spacing w:line="240" w:lineRule="auto"/>
      <w:ind w:firstLine="0"/>
      <w:jc w:val="left"/>
      <w:outlineLvl w:val="255"/>
    </w:pPr>
    <w:rPr>
      <w:rFonts w:ascii="Arial" w:eastAsiaTheme="minorEastAsia" w:hAnsi="Arial" w:cs="Arial"/>
      <w:sz w:val="20"/>
      <w:szCs w:val="20"/>
      <w:shd w:val="clear" w:color="auto" w:fill="FFFFFF"/>
      <w:lang w:val="en-AU" w:eastAsia="pt-BR"/>
    </w:rPr>
  </w:style>
  <w:style w:type="character" w:customStyle="1" w:styleId="TextosemFormataoChar">
    <w:name w:val="Texto sem Formatação Char"/>
    <w:basedOn w:val="Fontepargpadro"/>
    <w:link w:val="TextosemFormatao"/>
    <w:uiPriority w:val="99"/>
    <w:rsid w:val="005E623A"/>
    <w:rPr>
      <w:rFonts w:ascii="Arial" w:eastAsiaTheme="minorEastAsia" w:hAnsi="Arial" w:cs="Arial"/>
      <w:sz w:val="20"/>
      <w:szCs w:val="20"/>
      <w:shd w:val="clear" w:color="auto" w:fill="FFFFFF"/>
      <w:lang w:val="en-AU" w:eastAsia="pt-BR"/>
    </w:rPr>
  </w:style>
  <w:style w:type="character" w:customStyle="1" w:styleId="apple-style-span">
    <w:name w:val="apple-style-span"/>
    <w:basedOn w:val="Fontepargpadro"/>
    <w:rsid w:val="003A3A1B"/>
  </w:style>
  <w:style w:type="character" w:customStyle="1" w:styleId="apple-converted-space">
    <w:name w:val="apple-converted-space"/>
    <w:basedOn w:val="Fontepargpadro"/>
    <w:rsid w:val="003A3A1B"/>
  </w:style>
  <w:style w:type="paragraph" w:styleId="Sumrio8">
    <w:name w:val="toc 8"/>
    <w:basedOn w:val="Normal"/>
    <w:next w:val="Normal"/>
    <w:autoRedefine/>
    <w:uiPriority w:val="39"/>
    <w:semiHidden/>
    <w:unhideWhenUsed/>
    <w:rsid w:val="00D943A8"/>
    <w:pPr>
      <w:spacing w:after="100"/>
      <w:ind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38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w3.org/TR/wsdl" TargetMode="Externa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44247-5A7B-4654-A0EA-BA117979C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TotalTime>
  <Pages>101</Pages>
  <Words>18604</Words>
  <Characters>100462</Characters>
  <Application>Microsoft Office Word</Application>
  <DocSecurity>0</DocSecurity>
  <Lines>837</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Pires</dc:creator>
  <cp:lastModifiedBy>diego</cp:lastModifiedBy>
  <cp:revision>57</cp:revision>
  <cp:lastPrinted>2009-11-23T21:57:00Z</cp:lastPrinted>
  <dcterms:created xsi:type="dcterms:W3CDTF">2010-05-07T02:37:00Z</dcterms:created>
  <dcterms:modified xsi:type="dcterms:W3CDTF">2012-08-12T01:26:00Z</dcterms:modified>
</cp:coreProperties>
</file>